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F23D7" w:rsidRDefault="00000000">
      <w:pPr>
        <w:jc w:val="center"/>
        <w:rPr>
          <w:b/>
          <w:sz w:val="28"/>
          <w:szCs w:val="28"/>
        </w:rPr>
      </w:pPr>
      <w:r>
        <w:rPr>
          <w:b/>
          <w:sz w:val="28"/>
          <w:szCs w:val="28"/>
        </w:rPr>
        <w:t>Supplementary Information</w:t>
      </w:r>
    </w:p>
    <w:p w14:paraId="00000002" w14:textId="77777777" w:rsidR="006F23D7" w:rsidRDefault="00000000">
      <w:pPr>
        <w:keepNext/>
        <w:keepLines/>
        <w:pBdr>
          <w:top w:val="none" w:sz="0" w:space="0" w:color="000000"/>
          <w:left w:val="none" w:sz="0" w:space="0" w:color="000000"/>
          <w:bottom w:val="none" w:sz="0" w:space="0" w:color="000000"/>
          <w:right w:val="none" w:sz="0" w:space="0" w:color="000000"/>
          <w:between w:val="none" w:sz="0" w:space="0" w:color="000000"/>
        </w:pBdr>
        <w:spacing w:before="320" w:line="240" w:lineRule="auto"/>
        <w:rPr>
          <w:b/>
          <w:color w:val="000000"/>
        </w:rPr>
      </w:pPr>
      <w:r>
        <w:rPr>
          <w:b/>
          <w:color w:val="000000"/>
        </w:rPr>
        <w:t>Table of Contents</w:t>
      </w:r>
    </w:p>
    <w:sdt>
      <w:sdtPr>
        <w:rPr>
          <w:rFonts w:ascii="Times New Roman" w:hAnsi="Times New Roman"/>
          <w:b w:val="0"/>
          <w:bCs w:val="0"/>
          <w:i w:val="0"/>
          <w:iCs w:val="0"/>
        </w:rPr>
        <w:id w:val="1044721949"/>
        <w:docPartObj>
          <w:docPartGallery w:val="Table of Contents"/>
          <w:docPartUnique/>
        </w:docPartObj>
      </w:sdtPr>
      <w:sdtContent>
        <w:p w14:paraId="7729C7B2" w14:textId="78195256" w:rsidR="00630AC7" w:rsidRPr="00630AC7" w:rsidRDefault="00000000">
          <w:pPr>
            <w:pStyle w:val="TOC1"/>
            <w:rPr>
              <w:rFonts w:ascii="Times New Roman" w:eastAsiaTheme="minorEastAsia" w:hAnsi="Times New Roman"/>
              <w:b w:val="0"/>
              <w:bCs w:val="0"/>
              <w:i w:val="0"/>
              <w:iCs w:val="0"/>
              <w:noProof/>
              <w:kern w:val="2"/>
              <w14:ligatures w14:val="standardContextual"/>
            </w:rPr>
          </w:pPr>
          <w:r w:rsidRPr="00630AC7">
            <w:rPr>
              <w:rFonts w:ascii="Times New Roman" w:hAnsi="Times New Roman"/>
            </w:rPr>
            <w:fldChar w:fldCharType="begin"/>
          </w:r>
          <w:r w:rsidRPr="00630AC7">
            <w:rPr>
              <w:rFonts w:ascii="Times New Roman" w:hAnsi="Times New Roman"/>
            </w:rPr>
            <w:instrText xml:space="preserve"> TOC \h \u \z \t "Heading 1,1,Heading 2,2,Heading 3,3,"</w:instrText>
          </w:r>
          <w:r w:rsidRPr="00630AC7">
            <w:rPr>
              <w:rFonts w:ascii="Times New Roman" w:hAnsi="Times New Roman"/>
            </w:rPr>
            <w:fldChar w:fldCharType="separate"/>
          </w:r>
          <w:hyperlink w:anchor="_Toc164370471" w:history="1">
            <w:r w:rsidR="00630AC7" w:rsidRPr="00630AC7">
              <w:rPr>
                <w:rStyle w:val="Hyperlink"/>
                <w:rFonts w:ascii="Times New Roman" w:eastAsiaTheme="majorEastAsia" w:hAnsi="Times New Roman"/>
                <w:noProof/>
              </w:rPr>
              <w:t>Symbols</w:t>
            </w:r>
            <w:r w:rsidR="00630AC7" w:rsidRPr="00630AC7">
              <w:rPr>
                <w:rFonts w:ascii="Times New Roman" w:hAnsi="Times New Roman"/>
                <w:noProof/>
                <w:webHidden/>
              </w:rPr>
              <w:tab/>
            </w:r>
            <w:r w:rsidR="00630AC7" w:rsidRPr="00630AC7">
              <w:rPr>
                <w:rFonts w:ascii="Times New Roman" w:hAnsi="Times New Roman"/>
                <w:noProof/>
                <w:webHidden/>
              </w:rPr>
              <w:fldChar w:fldCharType="begin"/>
            </w:r>
            <w:r w:rsidR="00630AC7" w:rsidRPr="00630AC7">
              <w:rPr>
                <w:rFonts w:ascii="Times New Roman" w:hAnsi="Times New Roman"/>
                <w:noProof/>
                <w:webHidden/>
              </w:rPr>
              <w:instrText xml:space="preserve"> PAGEREF _Toc164370471 \h </w:instrText>
            </w:r>
            <w:r w:rsidR="00630AC7" w:rsidRPr="00630AC7">
              <w:rPr>
                <w:rFonts w:ascii="Times New Roman" w:hAnsi="Times New Roman"/>
                <w:noProof/>
                <w:webHidden/>
              </w:rPr>
            </w:r>
            <w:r w:rsidR="00630AC7" w:rsidRPr="00630AC7">
              <w:rPr>
                <w:rFonts w:ascii="Times New Roman" w:hAnsi="Times New Roman"/>
                <w:noProof/>
                <w:webHidden/>
              </w:rPr>
              <w:fldChar w:fldCharType="separate"/>
            </w:r>
            <w:r w:rsidR="00630AC7" w:rsidRPr="00630AC7">
              <w:rPr>
                <w:rFonts w:ascii="Times New Roman" w:hAnsi="Times New Roman"/>
                <w:noProof/>
                <w:webHidden/>
              </w:rPr>
              <w:t>2</w:t>
            </w:r>
            <w:r w:rsidR="00630AC7" w:rsidRPr="00630AC7">
              <w:rPr>
                <w:rFonts w:ascii="Times New Roman" w:hAnsi="Times New Roman"/>
                <w:noProof/>
                <w:webHidden/>
              </w:rPr>
              <w:fldChar w:fldCharType="end"/>
            </w:r>
          </w:hyperlink>
        </w:p>
        <w:p w14:paraId="18DEF65F" w14:textId="0618D7F5" w:rsidR="00630AC7" w:rsidRPr="00630AC7" w:rsidRDefault="00630AC7">
          <w:pPr>
            <w:pStyle w:val="TOC1"/>
            <w:rPr>
              <w:rFonts w:ascii="Times New Roman" w:eastAsiaTheme="minorEastAsia" w:hAnsi="Times New Roman"/>
              <w:b w:val="0"/>
              <w:bCs w:val="0"/>
              <w:i w:val="0"/>
              <w:iCs w:val="0"/>
              <w:noProof/>
              <w:kern w:val="2"/>
              <w14:ligatures w14:val="standardContextual"/>
            </w:rPr>
          </w:pPr>
          <w:hyperlink w:anchor="_Toc164370472" w:history="1">
            <w:r w:rsidRPr="00630AC7">
              <w:rPr>
                <w:rStyle w:val="Hyperlink"/>
                <w:rFonts w:ascii="Times New Roman" w:eastAsiaTheme="majorEastAsia" w:hAnsi="Times New Roman"/>
                <w:noProof/>
              </w:rPr>
              <w:t>Supplementary Information</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_Toc164370472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3C9E53FB" w14:textId="168D8B42" w:rsidR="00630AC7" w:rsidRPr="00630AC7" w:rsidRDefault="00630AC7">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164370473" w:history="1">
            <w:r w:rsidRPr="00630AC7">
              <w:rPr>
                <w:rStyle w:val="Hyperlink"/>
                <w:rFonts w:ascii="Times New Roman" w:eastAsiaTheme="majorEastAsia" w:hAnsi="Times New Roman"/>
                <w:noProof/>
              </w:rPr>
              <w:t>Coding information</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_Toc164370473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2108AA3D" w14:textId="69302A63"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74" w:history="1">
            <w:r w:rsidRPr="00630AC7">
              <w:rPr>
                <w:rStyle w:val="Hyperlink"/>
                <w:rFonts w:ascii="Times New Roman" w:eastAsiaTheme="majorEastAsia" w:hAnsi="Times New Roman"/>
                <w:noProof/>
              </w:rPr>
              <w:t>Table 1. Articles, techniques, and their superordinate categorizations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_Toc164370474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6477A8C5" w14:textId="3780E2D8"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75" w:history="1">
            <w:r w:rsidRPr="00630AC7">
              <w:rPr>
                <w:rStyle w:val="Hyperlink"/>
                <w:rFonts w:ascii="Times New Roman" w:eastAsiaTheme="majorEastAsia" w:hAnsi="Times New Roman"/>
                <w:noProof/>
              </w:rPr>
              <w:t>Table 5. Individual Techniques under each Mechanism-based category</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_Toc164370475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5D9279C3" w14:textId="22DB7C64"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76" w:history="1">
            <w:r w:rsidRPr="00630AC7">
              <w:rPr>
                <w:rStyle w:val="Hyperlink"/>
                <w:rFonts w:ascii="Times New Roman" w:eastAsiaTheme="majorEastAsia" w:hAnsi="Times New Roman"/>
                <w:noProof/>
              </w:rPr>
              <w:t>Table 11. Intrusion Meta Data</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_Toc164370476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575612C4" w14:textId="383BE901" w:rsidR="00630AC7" w:rsidRPr="00630AC7" w:rsidRDefault="00630AC7">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164370477" w:history="1">
            <w:r w:rsidRPr="00630AC7">
              <w:rPr>
                <w:rStyle w:val="Hyperlink"/>
                <w:rFonts w:ascii="Times New Roman" w:eastAsiaTheme="majorEastAsia" w:hAnsi="Times New Roman"/>
                <w:noProof/>
              </w:rPr>
              <w:t>Main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_Toc164370477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1C1ADCBF" w14:textId="714D2FC3"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78" w:history="1">
            <w:r w:rsidRPr="00630AC7">
              <w:rPr>
                <w:rStyle w:val="Hyperlink"/>
                <w:rFonts w:ascii="Times New Roman" w:eastAsiaTheme="majorEastAsia" w:hAnsi="Times New Roman"/>
                <w:noProof/>
              </w:rPr>
              <w:t>Table 2. Main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_Toc164370478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4D93424F" w14:textId="33BCDF6C" w:rsidR="00630AC7" w:rsidRPr="00630AC7" w:rsidRDefault="00630AC7">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164370479" w:history="1">
            <w:r w:rsidRPr="00630AC7">
              <w:rPr>
                <w:rStyle w:val="Hyperlink"/>
                <w:rFonts w:ascii="Times New Roman" w:eastAsiaTheme="majorEastAsia" w:hAnsi="Times New Roman"/>
                <w:noProof/>
              </w:rPr>
              <w:t>Publication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_Toc164370479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2563B003" w14:textId="274DC45A"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0" w:history="1">
            <w:r w:rsidRPr="00630AC7">
              <w:rPr>
                <w:rStyle w:val="Hyperlink"/>
                <w:rFonts w:ascii="Times New Roman" w:eastAsiaTheme="majorEastAsia" w:hAnsi="Times New Roman"/>
                <w:noProof/>
              </w:rPr>
              <w:t>Table 3. Trim &amp; Fill Publication Bias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_Toc164370480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7C64185C" w14:textId="13EAAE46"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1" w:history="1">
            <w:r w:rsidRPr="00630AC7">
              <w:rPr>
                <w:rStyle w:val="Hyperlink"/>
                <w:rFonts w:ascii="Times New Roman" w:eastAsiaTheme="majorEastAsia" w:hAnsi="Times New Roman"/>
                <w:noProof/>
              </w:rPr>
              <w:t>Figure 1. Funnel Plots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_Toc164370481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3</w:t>
            </w:r>
            <w:r w:rsidRPr="00630AC7">
              <w:rPr>
                <w:rFonts w:ascii="Times New Roman" w:hAnsi="Times New Roman"/>
                <w:noProof/>
                <w:webHidden/>
              </w:rPr>
              <w:fldChar w:fldCharType="end"/>
            </w:r>
          </w:hyperlink>
        </w:p>
        <w:p w14:paraId="2707873F" w14:textId="627E65A5"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2" w:history="1">
            <w:r w:rsidRPr="00630AC7">
              <w:rPr>
                <w:rStyle w:val="Hyperlink"/>
                <w:rFonts w:ascii="Times New Roman" w:eastAsiaTheme="majorEastAsia" w:hAnsi="Times New Roman"/>
                <w:noProof/>
              </w:rPr>
              <w:t>Table 4. Three Parameter Selection Model Publication Bias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_Toc164370482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4</w:t>
            </w:r>
            <w:r w:rsidRPr="00630AC7">
              <w:rPr>
                <w:rFonts w:ascii="Times New Roman" w:hAnsi="Times New Roman"/>
                <w:noProof/>
                <w:webHidden/>
              </w:rPr>
              <w:fldChar w:fldCharType="end"/>
            </w:r>
          </w:hyperlink>
        </w:p>
        <w:p w14:paraId="66DC3F18" w14:textId="1C3D27EA" w:rsidR="00630AC7" w:rsidRPr="00630AC7" w:rsidRDefault="00630AC7">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164370483" w:history="1">
            <w:r w:rsidRPr="00630AC7">
              <w:rPr>
                <w:rStyle w:val="Hyperlink"/>
                <w:rFonts w:ascii="Times New Roman" w:eastAsiaTheme="majorEastAsia" w:hAnsi="Times New Roman"/>
                <w:noProof/>
              </w:rPr>
              <w:t>Moderation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_Toc164370483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4</w:t>
            </w:r>
            <w:r w:rsidRPr="00630AC7">
              <w:rPr>
                <w:rFonts w:ascii="Times New Roman" w:hAnsi="Times New Roman"/>
                <w:noProof/>
                <w:webHidden/>
              </w:rPr>
              <w:fldChar w:fldCharType="end"/>
            </w:r>
          </w:hyperlink>
        </w:p>
        <w:p w14:paraId="2A6D794D" w14:textId="4E25F642"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4" w:history="1">
            <w:r w:rsidRPr="00630AC7">
              <w:rPr>
                <w:rStyle w:val="Hyperlink"/>
                <w:rFonts w:ascii="Times New Roman" w:eastAsiaTheme="majorEastAsia" w:hAnsi="Times New Roman"/>
                <w:noProof/>
              </w:rPr>
              <w:t>Table 6. Moderation analysis at different time points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_Toc164370484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4</w:t>
            </w:r>
            <w:r w:rsidRPr="00630AC7">
              <w:rPr>
                <w:rFonts w:ascii="Times New Roman" w:hAnsi="Times New Roman"/>
                <w:noProof/>
                <w:webHidden/>
              </w:rPr>
              <w:fldChar w:fldCharType="end"/>
            </w:r>
          </w:hyperlink>
        </w:p>
        <w:p w14:paraId="44D342EF" w14:textId="289A666C"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5" w:history="1">
            <w:r w:rsidRPr="00630AC7">
              <w:rPr>
                <w:rStyle w:val="Hyperlink"/>
                <w:rFonts w:ascii="Times New Roman" w:eastAsiaTheme="majorEastAsia" w:hAnsi="Times New Roman"/>
                <w:noProof/>
              </w:rPr>
              <w:t>Table 8. Moderation analysis across whole dataset</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_Toc164370485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4</w:t>
            </w:r>
            <w:r w:rsidRPr="00630AC7">
              <w:rPr>
                <w:rFonts w:ascii="Times New Roman" w:hAnsi="Times New Roman"/>
                <w:noProof/>
                <w:webHidden/>
              </w:rPr>
              <w:fldChar w:fldCharType="end"/>
            </w:r>
          </w:hyperlink>
        </w:p>
        <w:p w14:paraId="77BB9AFF" w14:textId="5FACC7ED"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6" w:history="1">
            <w:r w:rsidRPr="00630AC7">
              <w:rPr>
                <w:rStyle w:val="Hyperlink"/>
                <w:rFonts w:ascii="Times New Roman" w:eastAsiaTheme="majorEastAsia" w:hAnsi="Times New Roman"/>
                <w:noProof/>
              </w:rPr>
              <w:t>Table 9. Moderation analysis for different Procedure-based categories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_Toc164370486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5</w:t>
            </w:r>
            <w:r w:rsidRPr="00630AC7">
              <w:rPr>
                <w:rFonts w:ascii="Times New Roman" w:hAnsi="Times New Roman"/>
                <w:noProof/>
                <w:webHidden/>
              </w:rPr>
              <w:fldChar w:fldCharType="end"/>
            </w:r>
          </w:hyperlink>
        </w:p>
        <w:p w14:paraId="7336101C" w14:textId="4B6E42FB"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7" w:history="1">
            <w:r w:rsidRPr="00630AC7">
              <w:rPr>
                <w:rStyle w:val="Hyperlink"/>
                <w:rFonts w:ascii="Times New Roman" w:eastAsiaTheme="majorEastAsia" w:hAnsi="Times New Roman"/>
                <w:noProof/>
              </w:rPr>
              <w:t>Table 10. Moderation analysis for different Mechanism-based categories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_Toc164370487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6</w:t>
            </w:r>
            <w:r w:rsidRPr="00630AC7">
              <w:rPr>
                <w:rFonts w:ascii="Times New Roman" w:hAnsi="Times New Roman"/>
                <w:noProof/>
                <w:webHidden/>
              </w:rPr>
              <w:fldChar w:fldCharType="end"/>
            </w:r>
          </w:hyperlink>
        </w:p>
        <w:p w14:paraId="7C14FC87" w14:textId="7FADA83F" w:rsidR="00630AC7" w:rsidRPr="00630AC7" w:rsidRDefault="00630AC7">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164370488" w:history="1">
            <w:r w:rsidRPr="00630AC7">
              <w:rPr>
                <w:rStyle w:val="Hyperlink"/>
                <w:rFonts w:ascii="Times New Roman" w:eastAsiaTheme="majorEastAsia" w:hAnsi="Times New Roman"/>
                <w:noProof/>
              </w:rPr>
              <w:t>Individual Technique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_Toc164370488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6</w:t>
            </w:r>
            <w:r w:rsidRPr="00630AC7">
              <w:rPr>
                <w:rFonts w:ascii="Times New Roman" w:hAnsi="Times New Roman"/>
                <w:noProof/>
                <w:webHidden/>
              </w:rPr>
              <w:fldChar w:fldCharType="end"/>
            </w:r>
          </w:hyperlink>
        </w:p>
        <w:p w14:paraId="4C28B8B5" w14:textId="5E419C28" w:rsidR="00630AC7" w:rsidRPr="00630AC7" w:rsidRDefault="00630AC7">
          <w:pPr>
            <w:pStyle w:val="TOC3"/>
            <w:tabs>
              <w:tab w:val="right" w:leader="dot" w:pos="9350"/>
            </w:tabs>
            <w:rPr>
              <w:rFonts w:ascii="Times New Roman" w:eastAsiaTheme="minorEastAsia" w:hAnsi="Times New Roman"/>
              <w:noProof/>
              <w:kern w:val="2"/>
              <w:sz w:val="24"/>
              <w:szCs w:val="24"/>
              <w14:ligatures w14:val="standardContextual"/>
            </w:rPr>
          </w:pPr>
          <w:hyperlink w:anchor="_Toc164370489" w:history="1">
            <w:r w:rsidRPr="00630AC7">
              <w:rPr>
                <w:rStyle w:val="Hyperlink"/>
                <w:rFonts w:ascii="Times New Roman" w:eastAsiaTheme="majorEastAsia" w:hAnsi="Times New Roman"/>
                <w:noProof/>
              </w:rPr>
              <w:t>Table 7. Individual Technique Analysis</w:t>
            </w:r>
            <w:r w:rsidRPr="00630AC7">
              <w:rPr>
                <w:rFonts w:ascii="Times New Roman" w:hAnsi="Times New Roman"/>
                <w:noProof/>
                <w:webHidden/>
              </w:rPr>
              <w:tab/>
            </w:r>
            <w:r w:rsidRPr="00630AC7">
              <w:rPr>
                <w:rFonts w:ascii="Times New Roman" w:hAnsi="Times New Roman"/>
                <w:noProof/>
                <w:webHidden/>
              </w:rPr>
              <w:fldChar w:fldCharType="begin"/>
            </w:r>
            <w:r w:rsidRPr="00630AC7">
              <w:rPr>
                <w:rFonts w:ascii="Times New Roman" w:hAnsi="Times New Roman"/>
                <w:noProof/>
                <w:webHidden/>
              </w:rPr>
              <w:instrText xml:space="preserve"> PAGEREF _Toc164370489 \h </w:instrText>
            </w:r>
            <w:r w:rsidRPr="00630AC7">
              <w:rPr>
                <w:rFonts w:ascii="Times New Roman" w:hAnsi="Times New Roman"/>
                <w:noProof/>
                <w:webHidden/>
              </w:rPr>
            </w:r>
            <w:r w:rsidRPr="00630AC7">
              <w:rPr>
                <w:rFonts w:ascii="Times New Roman" w:hAnsi="Times New Roman"/>
                <w:noProof/>
                <w:webHidden/>
              </w:rPr>
              <w:fldChar w:fldCharType="separate"/>
            </w:r>
            <w:r w:rsidRPr="00630AC7">
              <w:rPr>
                <w:rFonts w:ascii="Times New Roman" w:hAnsi="Times New Roman"/>
                <w:noProof/>
                <w:webHidden/>
              </w:rPr>
              <w:t>6</w:t>
            </w:r>
            <w:r w:rsidRPr="00630AC7">
              <w:rPr>
                <w:rFonts w:ascii="Times New Roman" w:hAnsi="Times New Roman"/>
                <w:noProof/>
                <w:webHidden/>
              </w:rPr>
              <w:fldChar w:fldCharType="end"/>
            </w:r>
          </w:hyperlink>
        </w:p>
        <w:p w14:paraId="00000015" w14:textId="5142E6B9" w:rsidR="006F23D7" w:rsidRDefault="00000000">
          <w:r w:rsidRPr="00630AC7">
            <w:fldChar w:fldCharType="end"/>
          </w:r>
        </w:p>
      </w:sdtContent>
    </w:sdt>
    <w:p w14:paraId="00000016" w14:textId="77777777" w:rsidR="006F23D7" w:rsidRDefault="00000000">
      <w:pPr>
        <w:spacing w:after="160" w:line="480" w:lineRule="auto"/>
        <w:rPr>
          <w:b/>
        </w:rPr>
      </w:pPr>
      <w:r>
        <w:br w:type="page"/>
      </w:r>
    </w:p>
    <w:p w14:paraId="00000017" w14:textId="77777777" w:rsidR="006F23D7" w:rsidRDefault="006F23D7">
      <w:pPr>
        <w:rPr>
          <w:b/>
        </w:rPr>
      </w:pPr>
    </w:p>
    <w:p w14:paraId="00000018" w14:textId="77777777" w:rsidR="006F23D7" w:rsidRDefault="00000000">
      <w:pPr>
        <w:pStyle w:val="Heading1"/>
      </w:pPr>
      <w:bookmarkStart w:id="0" w:name="_Toc164370471"/>
      <w:r>
        <w:t>Symbols</w:t>
      </w:r>
      <w:bookmarkEnd w:id="0"/>
    </w:p>
    <w:p w14:paraId="00000019" w14:textId="77777777" w:rsidR="006F23D7" w:rsidRDefault="00000000">
      <w:r>
        <w:t>Common symbols used in the files:</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915"/>
      </w:tblGrid>
      <w:tr w:rsidR="006F23D7" w14:paraId="3D99A828" w14:textId="77777777">
        <w:tc>
          <w:tcPr>
            <w:tcW w:w="1435" w:type="dxa"/>
          </w:tcPr>
          <w:p w14:paraId="0000001A" w14:textId="77777777" w:rsidR="006F23D7" w:rsidRDefault="00000000">
            <w:pPr>
              <w:jc w:val="center"/>
              <w:rPr>
                <w:i/>
              </w:rPr>
            </w:pPr>
            <w:r>
              <w:rPr>
                <w:i/>
              </w:rPr>
              <w:t>N</w:t>
            </w:r>
          </w:p>
        </w:tc>
        <w:tc>
          <w:tcPr>
            <w:tcW w:w="7915" w:type="dxa"/>
          </w:tcPr>
          <w:p w14:paraId="0000001B" w14:textId="77777777" w:rsidR="006F23D7" w:rsidRDefault="00000000">
            <w:sdt>
              <w:sdtPr>
                <w:tag w:val="goog_rdk_1"/>
                <w:id w:val="1674371303"/>
              </w:sdtPr>
              <w:sdtContent>
                <w:ins w:id="1" w:author="Xiaoqing Hu" w:date="2024-04-13T10:15:00Z">
                  <w:r>
                    <w:rPr>
                      <w:i/>
                    </w:rPr>
                    <w:t xml:space="preserve">Total </w:t>
                  </w:r>
                </w:ins>
              </w:sdtContent>
            </w:sdt>
            <w:r>
              <w:t>sample size (participants involved)</w:t>
            </w:r>
          </w:p>
        </w:tc>
      </w:tr>
      <w:tr w:rsidR="006F23D7" w14:paraId="4AD4EC82" w14:textId="77777777">
        <w:tc>
          <w:tcPr>
            <w:tcW w:w="1435" w:type="dxa"/>
          </w:tcPr>
          <w:p w14:paraId="0000001C" w14:textId="77777777" w:rsidR="006F23D7" w:rsidRDefault="00000000">
            <w:pPr>
              <w:jc w:val="center"/>
              <w:rPr>
                <w:i/>
              </w:rPr>
            </w:pPr>
            <w:r>
              <w:rPr>
                <w:i/>
              </w:rPr>
              <w:t>j</w:t>
            </w:r>
          </w:p>
        </w:tc>
        <w:tc>
          <w:tcPr>
            <w:tcW w:w="7915" w:type="dxa"/>
          </w:tcPr>
          <w:p w14:paraId="0000001D" w14:textId="77777777" w:rsidR="006F23D7" w:rsidRDefault="00000000">
            <w:r>
              <w:t>Number of articles</w:t>
            </w:r>
          </w:p>
        </w:tc>
      </w:tr>
      <w:tr w:rsidR="006F23D7" w14:paraId="6582193B" w14:textId="77777777">
        <w:tc>
          <w:tcPr>
            <w:tcW w:w="1435" w:type="dxa"/>
          </w:tcPr>
          <w:p w14:paraId="0000001E" w14:textId="77777777" w:rsidR="006F23D7" w:rsidRDefault="00000000">
            <w:pPr>
              <w:jc w:val="center"/>
              <w:rPr>
                <w:i/>
              </w:rPr>
            </w:pPr>
            <w:r>
              <w:rPr>
                <w:i/>
              </w:rPr>
              <w:t>n</w:t>
            </w:r>
          </w:p>
        </w:tc>
        <w:tc>
          <w:tcPr>
            <w:tcW w:w="7915" w:type="dxa"/>
          </w:tcPr>
          <w:p w14:paraId="0000001F" w14:textId="77777777" w:rsidR="006F23D7" w:rsidRDefault="00000000">
            <w:r>
              <w:t>Number of experiments</w:t>
            </w:r>
          </w:p>
        </w:tc>
      </w:tr>
      <w:tr w:rsidR="006F23D7" w14:paraId="4B0EDCC0" w14:textId="77777777">
        <w:tc>
          <w:tcPr>
            <w:tcW w:w="1435" w:type="dxa"/>
          </w:tcPr>
          <w:p w14:paraId="00000020" w14:textId="77777777" w:rsidR="006F23D7" w:rsidRDefault="00000000">
            <w:pPr>
              <w:jc w:val="center"/>
              <w:rPr>
                <w:i/>
              </w:rPr>
            </w:pPr>
            <w:r>
              <w:rPr>
                <w:i/>
              </w:rPr>
              <w:t>k</w:t>
            </w:r>
          </w:p>
        </w:tc>
        <w:tc>
          <w:tcPr>
            <w:tcW w:w="7915" w:type="dxa"/>
          </w:tcPr>
          <w:p w14:paraId="00000021" w14:textId="77777777" w:rsidR="006F23D7" w:rsidRDefault="00000000">
            <w:r>
              <w:t>Number of effect sizes</w:t>
            </w:r>
          </w:p>
        </w:tc>
      </w:tr>
      <w:tr w:rsidR="006F23D7" w14:paraId="1437964F" w14:textId="77777777">
        <w:tc>
          <w:tcPr>
            <w:tcW w:w="1435" w:type="dxa"/>
          </w:tcPr>
          <w:p w14:paraId="00000022" w14:textId="77777777" w:rsidR="006F23D7" w:rsidRDefault="00000000">
            <w:pPr>
              <w:jc w:val="center"/>
              <w:rPr>
                <w:i/>
              </w:rPr>
            </w:pPr>
            <w:r>
              <w:rPr>
                <w:i/>
              </w:rPr>
              <w:t>ci.lb</w:t>
            </w:r>
          </w:p>
        </w:tc>
        <w:tc>
          <w:tcPr>
            <w:tcW w:w="7915" w:type="dxa"/>
          </w:tcPr>
          <w:p w14:paraId="00000023" w14:textId="77777777" w:rsidR="006F23D7" w:rsidRDefault="00000000">
            <w:r>
              <w:t>Confidence interval lower boundary</w:t>
            </w:r>
          </w:p>
        </w:tc>
      </w:tr>
      <w:tr w:rsidR="006F23D7" w14:paraId="338DFF09" w14:textId="77777777">
        <w:tc>
          <w:tcPr>
            <w:tcW w:w="1435" w:type="dxa"/>
          </w:tcPr>
          <w:p w14:paraId="00000024" w14:textId="77777777" w:rsidR="006F23D7" w:rsidRDefault="00000000">
            <w:pPr>
              <w:jc w:val="center"/>
              <w:rPr>
                <w:i/>
              </w:rPr>
            </w:pPr>
            <w:r>
              <w:rPr>
                <w:i/>
              </w:rPr>
              <w:t>ci.ub</w:t>
            </w:r>
          </w:p>
        </w:tc>
        <w:tc>
          <w:tcPr>
            <w:tcW w:w="7915" w:type="dxa"/>
          </w:tcPr>
          <w:p w14:paraId="00000025" w14:textId="77777777" w:rsidR="006F23D7" w:rsidRDefault="00000000">
            <w:r>
              <w:t>Confidence interval upper boundary</w:t>
            </w:r>
          </w:p>
        </w:tc>
      </w:tr>
      <w:tr w:rsidR="006F23D7" w14:paraId="697DC7CC" w14:textId="77777777">
        <w:tc>
          <w:tcPr>
            <w:tcW w:w="1435" w:type="dxa"/>
          </w:tcPr>
          <w:p w14:paraId="00000026" w14:textId="77777777" w:rsidR="006F23D7" w:rsidRDefault="00000000">
            <w:pPr>
              <w:jc w:val="center"/>
              <w:rPr>
                <w:i/>
              </w:rPr>
            </w:pPr>
            <w:r>
              <w:rPr>
                <w:i/>
              </w:rPr>
              <w:t>CI</w:t>
            </w:r>
          </w:p>
        </w:tc>
        <w:tc>
          <w:tcPr>
            <w:tcW w:w="7915" w:type="dxa"/>
          </w:tcPr>
          <w:p w14:paraId="00000027" w14:textId="77777777" w:rsidR="006F23D7" w:rsidRDefault="00000000">
            <w:r>
              <w:t>Confidence interval</w:t>
            </w:r>
          </w:p>
        </w:tc>
      </w:tr>
    </w:tbl>
    <w:p w14:paraId="00000028" w14:textId="77777777" w:rsidR="006F23D7" w:rsidRDefault="006F23D7">
      <w:pPr>
        <w:rPr>
          <w:b/>
        </w:rPr>
      </w:pPr>
    </w:p>
    <w:p w14:paraId="00000029" w14:textId="77777777" w:rsidR="006F23D7" w:rsidRDefault="00000000">
      <w:pPr>
        <w:spacing w:after="160" w:line="480" w:lineRule="auto"/>
        <w:rPr>
          <w:b/>
        </w:rPr>
      </w:pPr>
      <w:r>
        <w:br w:type="page"/>
      </w:r>
    </w:p>
    <w:p w14:paraId="0000002A" w14:textId="77777777" w:rsidR="006F23D7" w:rsidRDefault="00000000">
      <w:pPr>
        <w:pStyle w:val="Heading1"/>
      </w:pPr>
      <w:bookmarkStart w:id="2" w:name="_Toc164370472"/>
      <w:r>
        <w:lastRenderedPageBreak/>
        <w:t>Supplementary Information</w:t>
      </w:r>
      <w:bookmarkEnd w:id="2"/>
    </w:p>
    <w:p w14:paraId="0000002B" w14:textId="77777777" w:rsidR="006F23D7" w:rsidRDefault="00000000">
      <w:pPr>
        <w:pStyle w:val="Heading2"/>
        <w:rPr>
          <w:sz w:val="24"/>
          <w:szCs w:val="24"/>
        </w:rPr>
      </w:pPr>
      <w:bookmarkStart w:id="3" w:name="_Toc164370473"/>
      <w:r>
        <w:rPr>
          <w:sz w:val="24"/>
          <w:szCs w:val="24"/>
        </w:rPr>
        <w:t>Coding information</w:t>
      </w:r>
      <w:bookmarkEnd w:id="3"/>
    </w:p>
    <w:p w14:paraId="0000002C" w14:textId="77777777" w:rsidR="006F23D7" w:rsidRDefault="00000000">
      <w:pPr>
        <w:pStyle w:val="Heading3"/>
      </w:pPr>
      <w:bookmarkStart w:id="4" w:name="_Toc164370474"/>
      <w:r>
        <w:t>Table 1. Articles, techniques, and their superordinate categorizations</w:t>
      </w:r>
      <w:bookmarkEnd w:id="4"/>
    </w:p>
    <w:p w14:paraId="0000002D" w14:textId="77777777" w:rsidR="006F23D7" w:rsidRDefault="00000000">
      <w:r>
        <w:t>Articles included in the current meta-analysis and their corresponding categorization details. Reference list for all eligible articles was attached.</w:t>
      </w:r>
    </w:p>
    <w:p w14:paraId="064C9F16" w14:textId="77777777" w:rsidR="00202280" w:rsidRDefault="00202280"/>
    <w:p w14:paraId="0000002E" w14:textId="2A320727" w:rsidR="006F23D7" w:rsidRPr="00202280" w:rsidRDefault="00202280" w:rsidP="00202280">
      <w:pPr>
        <w:pStyle w:val="Heading3"/>
      </w:pPr>
      <w:bookmarkStart w:id="5" w:name="_Toc164370475"/>
      <w:r w:rsidRPr="00202280">
        <w:t>Table 5. Individual Techniques under each Mechanism-based category</w:t>
      </w:r>
      <w:bookmarkEnd w:id="5"/>
    </w:p>
    <w:p w14:paraId="7E96FFD6" w14:textId="0B66B8CC" w:rsidR="00202280" w:rsidRDefault="00202280">
      <w:r>
        <w:t xml:space="preserve">This Excel file </w:t>
      </w:r>
      <w:r w:rsidR="00902441">
        <w:t>displays</w:t>
      </w:r>
      <w:r>
        <w:t xml:space="preserve"> the individual techniques under different Mechanism-based </w:t>
      </w:r>
      <w:r w:rsidR="00BA2774">
        <w:t>category.</w:t>
      </w:r>
    </w:p>
    <w:p w14:paraId="230F2749" w14:textId="77777777" w:rsidR="00202280" w:rsidRDefault="00202280"/>
    <w:p w14:paraId="0000002F" w14:textId="6AD9F89B" w:rsidR="006F23D7" w:rsidRDefault="00000000">
      <w:pPr>
        <w:pStyle w:val="Heading3"/>
      </w:pPr>
      <w:bookmarkStart w:id="6" w:name="_Toc164370476"/>
      <w:r>
        <w:t>Table 1</w:t>
      </w:r>
      <w:r w:rsidR="00202280">
        <w:t>1</w:t>
      </w:r>
      <w:r>
        <w:t>. Intrusion Meta Data</w:t>
      </w:r>
      <w:bookmarkEnd w:id="6"/>
    </w:p>
    <w:p w14:paraId="00000030" w14:textId="77777777" w:rsidR="006F23D7" w:rsidRDefault="00000000">
      <w:r>
        <w:t>This Excel file comprises the comprehensive original coding details for every eligible article and experiment. It includes author information, demographic data of the sample size, internal bias assessment (IBA), superordinate categorization, raw mean and standard deviation, calculated effect sizes, and various other pertinent information.</w:t>
      </w:r>
    </w:p>
    <w:p w14:paraId="00000031" w14:textId="77777777" w:rsidR="006F23D7" w:rsidRDefault="006F23D7"/>
    <w:p w14:paraId="00000032" w14:textId="77777777" w:rsidR="006F23D7" w:rsidRDefault="00000000">
      <w:pPr>
        <w:pStyle w:val="Heading2"/>
        <w:rPr>
          <w:sz w:val="24"/>
          <w:szCs w:val="24"/>
        </w:rPr>
      </w:pPr>
      <w:bookmarkStart w:id="7" w:name="_Toc164370477"/>
      <w:r>
        <w:rPr>
          <w:sz w:val="24"/>
          <w:szCs w:val="24"/>
        </w:rPr>
        <w:t>Main analysis</w:t>
      </w:r>
      <w:bookmarkEnd w:id="7"/>
    </w:p>
    <w:p w14:paraId="00000033" w14:textId="2E728A21" w:rsidR="006F23D7" w:rsidRDefault="00000000">
      <w:pPr>
        <w:pStyle w:val="Heading3"/>
      </w:pPr>
      <w:bookmarkStart w:id="8" w:name="_Toc164370478"/>
      <w:r>
        <w:t>Table 2. Main analysis</w:t>
      </w:r>
      <w:bookmarkEnd w:id="8"/>
    </w:p>
    <w:p w14:paraId="00000034" w14:textId="77777777" w:rsidR="006F23D7" w:rsidRDefault="00000000">
      <w:r>
        <w:t xml:space="preserve">The effect sizes across all techniques. Excel filtering function can help to filter out results based on </w:t>
      </w:r>
      <w:sdt>
        <w:sdtPr>
          <w:tag w:val="goog_rdk_2"/>
          <w:id w:val="852306462"/>
        </w:sdtPr>
        <w:sdtContent>
          <w:r>
            <w:rPr>
              <w:i/>
              <w:rPrChange w:id="9" w:author="Xiaoqing Hu" w:date="2024-04-13T10:16:00Z">
                <w:rPr/>
              </w:rPrChange>
            </w:rPr>
            <w:t>a</w:t>
          </w:r>
        </w:sdtContent>
      </w:sdt>
      <w:sdt>
        <w:sdtPr>
          <w:tag w:val="goog_rdk_3"/>
          <w:id w:val="497540679"/>
        </w:sdtPr>
        <w:sdtContent>
          <w:sdt>
            <w:sdtPr>
              <w:tag w:val="goog_rdk_4"/>
              <w:id w:val="270057832"/>
            </w:sdtPr>
            <w:sdtContent>
              <w:ins w:id="10" w:author="Xiaoqing Hu" w:date="2024-04-13T10:16:00Z">
                <w:r>
                  <w:rPr>
                    <w:i/>
                    <w:rPrChange w:id="11" w:author="Xiaoqing Hu" w:date="2024-04-13T10:16:00Z">
                      <w:rPr/>
                    </w:rPrChange>
                  </w:rPr>
                  <w:t xml:space="preserve"> </w:t>
                </w:r>
              </w:ins>
            </w:sdtContent>
          </w:sdt>
        </w:sdtContent>
      </w:sdt>
      <w:sdt>
        <w:sdtPr>
          <w:tag w:val="goog_rdk_5"/>
          <w:id w:val="1439944230"/>
        </w:sdtPr>
        <w:sdtContent>
          <w:sdt>
            <w:sdtPr>
              <w:tag w:val="goog_rdk_6"/>
              <w:id w:val="-1085984124"/>
            </w:sdtPr>
            <w:sdtContent>
              <w:del w:id="12" w:author="Xiaoqing Hu" w:date="2024-04-13T10:16:00Z">
                <w:r>
                  <w:rPr>
                    <w:i/>
                    <w:rPrChange w:id="13" w:author="Xiaoqing Hu" w:date="2024-04-13T10:16:00Z">
                      <w:rPr/>
                    </w:rPrChange>
                  </w:rPr>
                  <w:delText>-</w:delText>
                </w:r>
              </w:del>
            </w:sdtContent>
          </w:sdt>
        </w:sdtContent>
      </w:sdt>
      <w:sdt>
        <w:sdtPr>
          <w:tag w:val="goog_rdk_7"/>
          <w:id w:val="-213668557"/>
        </w:sdtPr>
        <w:sdtContent>
          <w:r>
            <w:rPr>
              <w:i/>
              <w:rPrChange w:id="14" w:author="Xiaoqing Hu" w:date="2024-04-13T10:16:00Z">
                <w:rPr/>
              </w:rPrChange>
            </w:rPr>
            <w:t>prior</w:t>
          </w:r>
        </w:sdtContent>
      </w:sdt>
      <w:sdt>
        <w:sdtPr>
          <w:tag w:val="goog_rdk_8"/>
          <w:id w:val="1443875981"/>
        </w:sdtPr>
        <w:sdtContent>
          <w:sdt>
            <w:sdtPr>
              <w:tag w:val="goog_rdk_9"/>
              <w:id w:val="-375930352"/>
            </w:sdtPr>
            <w:sdtContent>
              <w:ins w:id="15" w:author="Xiaoqing Hu" w:date="2024-04-13T10:16:00Z">
                <w:r>
                  <w:rPr>
                    <w:i/>
                    <w:rPrChange w:id="16" w:author="Xiaoqing Hu" w:date="2024-04-13T10:16:00Z">
                      <w:rPr/>
                    </w:rPrChange>
                  </w:rPr>
                  <w:t>i</w:t>
                </w:r>
              </w:ins>
            </w:sdtContent>
          </w:sdt>
        </w:sdtContent>
      </w:sdt>
      <w:r>
        <w:t xml:space="preserve"> hypothesis (i.e., column named “Prediction”), outcomes (i.e., “Outcome”), measurement types of intrusion frequency (i.e., “SubOutcome”), remove outliers or not (i.e., “OutlierRemove”).</w:t>
      </w:r>
    </w:p>
    <w:p w14:paraId="00000035" w14:textId="77777777" w:rsidR="006F23D7" w:rsidRDefault="006F23D7">
      <w:pPr>
        <w:rPr>
          <w:sz w:val="22"/>
          <w:szCs w:val="22"/>
        </w:rPr>
      </w:pPr>
    </w:p>
    <w:p w14:paraId="00000036" w14:textId="77777777" w:rsidR="006F23D7" w:rsidRDefault="00000000">
      <w:pPr>
        <w:pStyle w:val="Heading2"/>
        <w:rPr>
          <w:sz w:val="24"/>
          <w:szCs w:val="24"/>
        </w:rPr>
      </w:pPr>
      <w:bookmarkStart w:id="17" w:name="_Toc164370479"/>
      <w:r>
        <w:rPr>
          <w:sz w:val="24"/>
          <w:szCs w:val="24"/>
        </w:rPr>
        <w:t>Publication Analysis</w:t>
      </w:r>
      <w:bookmarkEnd w:id="17"/>
    </w:p>
    <w:p w14:paraId="00000037" w14:textId="77777777" w:rsidR="006F23D7" w:rsidRDefault="00000000">
      <w:pPr>
        <w:pStyle w:val="Heading3"/>
      </w:pPr>
      <w:bookmarkStart w:id="18" w:name="_Toc164370480"/>
      <w:r>
        <w:t>Table 3. Trim &amp; Fill Publication Bias Analysis</w:t>
      </w:r>
      <w:bookmarkEnd w:id="18"/>
    </w:p>
    <w:p w14:paraId="00000038" w14:textId="77777777" w:rsidR="006F23D7" w:rsidRDefault="00000000">
      <w:r>
        <w:t xml:space="preserve">Trim and Fill analysis results. Excel filtering function can help to filter out results based on </w:t>
      </w:r>
      <w:sdt>
        <w:sdtPr>
          <w:tag w:val="goog_rdk_10"/>
          <w:id w:val="-1374379148"/>
        </w:sdtPr>
        <w:sdtContent>
          <w:r>
            <w:rPr>
              <w:i/>
              <w:rPrChange w:id="19" w:author="Xiaoqing Hu" w:date="2024-04-13T10:16:00Z">
                <w:rPr/>
              </w:rPrChange>
            </w:rPr>
            <w:t>a</w:t>
          </w:r>
        </w:sdtContent>
      </w:sdt>
      <w:sdt>
        <w:sdtPr>
          <w:tag w:val="goog_rdk_11"/>
          <w:id w:val="98993533"/>
        </w:sdtPr>
        <w:sdtContent>
          <w:sdt>
            <w:sdtPr>
              <w:tag w:val="goog_rdk_12"/>
              <w:id w:val="151654206"/>
            </w:sdtPr>
            <w:sdtContent>
              <w:ins w:id="20" w:author="Xiaoqing Hu" w:date="2024-04-13T10:16:00Z">
                <w:r>
                  <w:rPr>
                    <w:i/>
                    <w:rPrChange w:id="21" w:author="Xiaoqing Hu" w:date="2024-04-13T10:16:00Z">
                      <w:rPr/>
                    </w:rPrChange>
                  </w:rPr>
                  <w:t xml:space="preserve"> </w:t>
                </w:r>
              </w:ins>
            </w:sdtContent>
          </w:sdt>
        </w:sdtContent>
      </w:sdt>
      <w:sdt>
        <w:sdtPr>
          <w:tag w:val="goog_rdk_13"/>
          <w:id w:val="852388159"/>
        </w:sdtPr>
        <w:sdtContent>
          <w:sdt>
            <w:sdtPr>
              <w:tag w:val="goog_rdk_14"/>
              <w:id w:val="1896004278"/>
            </w:sdtPr>
            <w:sdtContent>
              <w:del w:id="22" w:author="Xiaoqing Hu" w:date="2024-04-13T10:16:00Z">
                <w:r>
                  <w:rPr>
                    <w:i/>
                    <w:rPrChange w:id="23" w:author="Xiaoqing Hu" w:date="2024-04-13T10:16:00Z">
                      <w:rPr/>
                    </w:rPrChange>
                  </w:rPr>
                  <w:delText>-</w:delText>
                </w:r>
              </w:del>
            </w:sdtContent>
          </w:sdt>
        </w:sdtContent>
      </w:sdt>
      <w:sdt>
        <w:sdtPr>
          <w:tag w:val="goog_rdk_15"/>
          <w:id w:val="28389034"/>
        </w:sdtPr>
        <w:sdtContent>
          <w:r>
            <w:rPr>
              <w:i/>
              <w:rPrChange w:id="24" w:author="Xiaoqing Hu" w:date="2024-04-13T10:16:00Z">
                <w:rPr/>
              </w:rPrChange>
            </w:rPr>
            <w:t>prior</w:t>
          </w:r>
        </w:sdtContent>
      </w:sdt>
      <w:sdt>
        <w:sdtPr>
          <w:tag w:val="goog_rdk_16"/>
          <w:id w:val="2072848682"/>
        </w:sdtPr>
        <w:sdtContent>
          <w:sdt>
            <w:sdtPr>
              <w:tag w:val="goog_rdk_17"/>
              <w:id w:val="2053570440"/>
            </w:sdtPr>
            <w:sdtContent>
              <w:ins w:id="25" w:author="Xiaoqing Hu" w:date="2024-04-13T10:16:00Z">
                <w:r>
                  <w:rPr>
                    <w:i/>
                    <w:rPrChange w:id="26" w:author="Xiaoqing Hu" w:date="2024-04-13T10:16:00Z">
                      <w:rPr/>
                    </w:rPrChange>
                  </w:rPr>
                  <w:t>i</w:t>
                </w:r>
              </w:ins>
            </w:sdtContent>
          </w:sdt>
        </w:sdtContent>
      </w:sdt>
      <w:r>
        <w:t xml:space="preserve"> hypothesis (i.e., column named “Prediction”), outcomes (i.e., “Outcome”), measurement types of intrusion frequency (i.e., “SubOutcome”), remove outlier or not (i.e., “OutlierRemove”).</w:t>
      </w:r>
    </w:p>
    <w:p w14:paraId="00000039" w14:textId="77777777" w:rsidR="006F23D7" w:rsidRDefault="006F23D7"/>
    <w:p w14:paraId="0000003A" w14:textId="77777777" w:rsidR="006F23D7" w:rsidRDefault="00000000">
      <w:pPr>
        <w:pStyle w:val="Heading3"/>
      </w:pPr>
      <w:bookmarkStart w:id="27" w:name="_Toc164370481"/>
      <w:r>
        <w:t>Figure 1. Funnel Plots</w:t>
      </w:r>
      <w:bookmarkEnd w:id="27"/>
    </w:p>
    <w:p w14:paraId="0000003B" w14:textId="77777777" w:rsidR="006F23D7" w:rsidRDefault="00000000">
      <w:r>
        <w:t>Funnel plots for different outcome measures and different hypothesis about intrusion reduction/increase.</w:t>
      </w:r>
    </w:p>
    <w:p w14:paraId="0000003C" w14:textId="77777777" w:rsidR="006F23D7" w:rsidRDefault="006F23D7"/>
    <w:p w14:paraId="0000003D" w14:textId="77777777" w:rsidR="006F23D7" w:rsidRDefault="00000000">
      <w:pPr>
        <w:pStyle w:val="Heading3"/>
      </w:pPr>
      <w:bookmarkStart w:id="28" w:name="_Toc164370482"/>
      <w:r>
        <w:t>Table 4. Three Parameter Selection Model Publication Bias Analysis</w:t>
      </w:r>
      <w:bookmarkEnd w:id="28"/>
    </w:p>
    <w:p w14:paraId="0000003E" w14:textId="77777777" w:rsidR="006F23D7" w:rsidRDefault="00000000">
      <w:r>
        <w:t xml:space="preserve">Three Parameter Selection Model analysis results. Excel filtering function can help to filter out results based on </w:t>
      </w:r>
      <w:sdt>
        <w:sdtPr>
          <w:tag w:val="goog_rdk_18"/>
          <w:id w:val="1949121782"/>
        </w:sdtPr>
        <w:sdtContent>
          <w:r>
            <w:rPr>
              <w:i/>
              <w:rPrChange w:id="29" w:author="Xiaoqing Hu" w:date="2024-04-13T10:16:00Z">
                <w:rPr/>
              </w:rPrChange>
            </w:rPr>
            <w:t>a</w:t>
          </w:r>
        </w:sdtContent>
      </w:sdt>
      <w:sdt>
        <w:sdtPr>
          <w:tag w:val="goog_rdk_19"/>
          <w:id w:val="299195162"/>
        </w:sdtPr>
        <w:sdtContent>
          <w:sdt>
            <w:sdtPr>
              <w:tag w:val="goog_rdk_20"/>
              <w:id w:val="-232010882"/>
            </w:sdtPr>
            <w:sdtContent>
              <w:ins w:id="30" w:author="Xiaoqing Hu" w:date="2024-04-13T10:16:00Z">
                <w:r>
                  <w:rPr>
                    <w:i/>
                    <w:rPrChange w:id="31" w:author="Xiaoqing Hu" w:date="2024-04-13T10:16:00Z">
                      <w:rPr/>
                    </w:rPrChange>
                  </w:rPr>
                  <w:t xml:space="preserve"> </w:t>
                </w:r>
              </w:ins>
            </w:sdtContent>
          </w:sdt>
        </w:sdtContent>
      </w:sdt>
      <w:sdt>
        <w:sdtPr>
          <w:tag w:val="goog_rdk_21"/>
          <w:id w:val="-836605517"/>
        </w:sdtPr>
        <w:sdtContent>
          <w:sdt>
            <w:sdtPr>
              <w:tag w:val="goog_rdk_22"/>
              <w:id w:val="1171073070"/>
            </w:sdtPr>
            <w:sdtContent>
              <w:del w:id="32" w:author="Xiaoqing Hu" w:date="2024-04-13T10:16:00Z">
                <w:r>
                  <w:rPr>
                    <w:i/>
                    <w:rPrChange w:id="33" w:author="Xiaoqing Hu" w:date="2024-04-13T10:16:00Z">
                      <w:rPr/>
                    </w:rPrChange>
                  </w:rPr>
                  <w:delText>-</w:delText>
                </w:r>
              </w:del>
            </w:sdtContent>
          </w:sdt>
        </w:sdtContent>
      </w:sdt>
      <w:sdt>
        <w:sdtPr>
          <w:tag w:val="goog_rdk_23"/>
          <w:id w:val="1624807928"/>
        </w:sdtPr>
        <w:sdtContent>
          <w:r>
            <w:rPr>
              <w:i/>
              <w:rPrChange w:id="34" w:author="Xiaoqing Hu" w:date="2024-04-13T10:16:00Z">
                <w:rPr/>
              </w:rPrChange>
            </w:rPr>
            <w:t>prior</w:t>
          </w:r>
        </w:sdtContent>
      </w:sdt>
      <w:sdt>
        <w:sdtPr>
          <w:tag w:val="goog_rdk_24"/>
          <w:id w:val="254174210"/>
        </w:sdtPr>
        <w:sdtContent>
          <w:sdt>
            <w:sdtPr>
              <w:tag w:val="goog_rdk_25"/>
              <w:id w:val="427540499"/>
            </w:sdtPr>
            <w:sdtContent>
              <w:ins w:id="35" w:author="Xiaoqing Hu" w:date="2024-04-13T10:16:00Z">
                <w:r>
                  <w:rPr>
                    <w:i/>
                    <w:rPrChange w:id="36" w:author="Xiaoqing Hu" w:date="2024-04-13T10:16:00Z">
                      <w:rPr/>
                    </w:rPrChange>
                  </w:rPr>
                  <w:t>i</w:t>
                </w:r>
              </w:ins>
            </w:sdtContent>
          </w:sdt>
        </w:sdtContent>
      </w:sdt>
      <w:r>
        <w:t xml:space="preserve"> hypothesis (i.e., column named “Prediction”), outcomes (i.e., “Outcome”), measurement types of intrusion frequency (i.e., “SubOutcome”), remove outlier or not (i.e., “OutlierRemove”).</w:t>
      </w:r>
    </w:p>
    <w:p w14:paraId="0000003F" w14:textId="77777777" w:rsidR="006F23D7" w:rsidRDefault="006F23D7"/>
    <w:p w14:paraId="00000040" w14:textId="77777777" w:rsidR="006F23D7" w:rsidRDefault="00000000">
      <w:pPr>
        <w:pStyle w:val="Heading2"/>
        <w:rPr>
          <w:sz w:val="24"/>
          <w:szCs w:val="24"/>
        </w:rPr>
      </w:pPr>
      <w:bookmarkStart w:id="37" w:name="_Toc164370483"/>
      <w:r>
        <w:rPr>
          <w:sz w:val="24"/>
          <w:szCs w:val="24"/>
        </w:rPr>
        <w:t>Moderation analysis</w:t>
      </w:r>
      <w:bookmarkEnd w:id="37"/>
    </w:p>
    <w:p w14:paraId="00000041" w14:textId="0A7C3D8F" w:rsidR="006F23D7" w:rsidRDefault="00000000">
      <w:pPr>
        <w:pStyle w:val="Heading3"/>
      </w:pPr>
      <w:bookmarkStart w:id="38" w:name="_Toc164370484"/>
      <w:r>
        <w:t xml:space="preserve">Table </w:t>
      </w:r>
      <w:r w:rsidR="0028304B">
        <w:t>6</w:t>
      </w:r>
      <w:r>
        <w:t xml:space="preserve">. </w:t>
      </w:r>
      <w:sdt>
        <w:sdtPr>
          <w:tag w:val="goog_rdk_26"/>
          <w:id w:val="111868619"/>
        </w:sdtPr>
        <w:sdtContent>
          <w:commentRangeStart w:id="39"/>
        </w:sdtContent>
      </w:sdt>
      <w:sdt>
        <w:sdtPr>
          <w:tag w:val="goog_rdk_27"/>
          <w:id w:val="-1138108442"/>
        </w:sdtPr>
        <w:sdtContent>
          <w:commentRangeStart w:id="40"/>
        </w:sdtContent>
      </w:sdt>
      <w:r>
        <w:t>Moderation analysis at different time points</w:t>
      </w:r>
      <w:commentRangeEnd w:id="39"/>
      <w:r>
        <w:commentReference w:id="39"/>
      </w:r>
      <w:commentRangeEnd w:id="40"/>
      <w:r>
        <w:commentReference w:id="40"/>
      </w:r>
      <w:bookmarkEnd w:id="38"/>
    </w:p>
    <w:p w14:paraId="00000042" w14:textId="77777777" w:rsidR="006F23D7" w:rsidRDefault="00000000">
      <w:r>
        <w:t xml:space="preserve">Data was split into different timepoints based on technique being administered. Moderation analysis using Procedure- and Mechanism-based category as moderators was conducted within different timepoints. The table includes the results of both the moderator and each category under the moderator. The former suggested whether the moderator significantly influences the effect sizes among different categories. The latter suggested the significance of each category when compared to 0 effect size. </w:t>
      </w:r>
      <w:r>
        <w:rPr>
          <w:noProof/>
        </w:rPr>
        <mc:AlternateContent>
          <mc:Choice Requires="wpg">
            <w:drawing>
              <wp:anchor distT="0" distB="0" distL="114300" distR="114300" simplePos="0" relativeHeight="251658240" behindDoc="0" locked="0" layoutInCell="1" hidden="0" allowOverlap="1" wp14:anchorId="1762D12C" wp14:editId="44FF3A8F">
                <wp:simplePos x="0" y="0"/>
                <wp:positionH relativeFrom="column">
                  <wp:posOffset>-825499</wp:posOffset>
                </wp:positionH>
                <wp:positionV relativeFrom="paragraph">
                  <wp:posOffset>1549400</wp:posOffset>
                </wp:positionV>
                <wp:extent cx="7607935" cy="723258"/>
                <wp:effectExtent l="0" t="0" r="0" b="0"/>
                <wp:wrapTopAndBottom distT="0" distB="0"/>
                <wp:docPr id="621307810" name="Group 621307810"/>
                <wp:cNvGraphicFramePr/>
                <a:graphic xmlns:a="http://schemas.openxmlformats.org/drawingml/2006/main">
                  <a:graphicData uri="http://schemas.microsoft.com/office/word/2010/wordprocessingGroup">
                    <wpg:wgp>
                      <wpg:cNvGrpSpPr/>
                      <wpg:grpSpPr>
                        <a:xfrm>
                          <a:off x="0" y="0"/>
                          <a:ext cx="7607935" cy="723258"/>
                          <a:chOff x="1542025" y="3418350"/>
                          <a:chExt cx="7607950" cy="723300"/>
                        </a:xfrm>
                      </wpg:grpSpPr>
                      <wpg:grpSp>
                        <wpg:cNvPr id="1505356299" name="Group 1505356299"/>
                        <wpg:cNvGrpSpPr/>
                        <wpg:grpSpPr>
                          <a:xfrm>
                            <a:off x="1542033" y="3418371"/>
                            <a:ext cx="7607935" cy="723258"/>
                            <a:chOff x="1535675" y="3418350"/>
                            <a:chExt cx="7620650" cy="723300"/>
                          </a:xfrm>
                        </wpg:grpSpPr>
                        <wps:wsp>
                          <wps:cNvPr id="407871805" name="Rectangle 407871805"/>
                          <wps:cNvSpPr/>
                          <wps:spPr>
                            <a:xfrm>
                              <a:off x="1535675" y="3418350"/>
                              <a:ext cx="7620650" cy="723300"/>
                            </a:xfrm>
                            <a:prstGeom prst="rect">
                              <a:avLst/>
                            </a:prstGeom>
                            <a:noFill/>
                            <a:ln>
                              <a:noFill/>
                            </a:ln>
                          </wps:spPr>
                          <wps:txbx>
                            <w:txbxContent>
                              <w:p w14:paraId="7C663DFB" w14:textId="77777777" w:rsidR="006F23D7" w:rsidRDefault="006F23D7">
                                <w:pPr>
                                  <w:spacing w:line="240" w:lineRule="auto"/>
                                  <w:textDirection w:val="btLr"/>
                                </w:pPr>
                              </w:p>
                            </w:txbxContent>
                          </wps:txbx>
                          <wps:bodyPr spcFirstLastPara="1" wrap="square" lIns="91425" tIns="91425" rIns="91425" bIns="91425" anchor="ctr" anchorCtr="0">
                            <a:noAutofit/>
                          </wps:bodyPr>
                        </wps:wsp>
                        <wpg:grpSp>
                          <wpg:cNvPr id="1627457834" name="Group 1627457834"/>
                          <wpg:cNvGrpSpPr/>
                          <wpg:grpSpPr>
                            <a:xfrm>
                              <a:off x="1542033" y="3418371"/>
                              <a:ext cx="7607935" cy="723258"/>
                              <a:chOff x="0" y="0"/>
                              <a:chExt cx="7607935" cy="723258"/>
                            </a:xfrm>
                          </wpg:grpSpPr>
                          <wps:wsp>
                            <wps:cNvPr id="366555406" name="Rectangle 366555406"/>
                            <wps:cNvSpPr/>
                            <wps:spPr>
                              <a:xfrm>
                                <a:off x="0" y="0"/>
                                <a:ext cx="7607925" cy="723250"/>
                              </a:xfrm>
                              <a:prstGeom prst="rect">
                                <a:avLst/>
                              </a:prstGeom>
                              <a:noFill/>
                              <a:ln>
                                <a:noFill/>
                              </a:ln>
                            </wps:spPr>
                            <wps:txbx>
                              <w:txbxContent>
                                <w:p w14:paraId="28731FF6" w14:textId="77777777" w:rsidR="006F23D7" w:rsidRDefault="006F23D7">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9">
                                <a:alphaModFix/>
                              </a:blip>
                              <a:srcRect/>
                              <a:stretch/>
                            </pic:blipFill>
                            <pic:spPr>
                              <a:xfrm>
                                <a:off x="51371" y="174661"/>
                                <a:ext cx="7531100" cy="396875"/>
                              </a:xfrm>
                              <a:prstGeom prst="rect">
                                <a:avLst/>
                              </a:prstGeom>
                              <a:noFill/>
                              <a:ln>
                                <a:noFill/>
                              </a:ln>
                            </pic:spPr>
                          </pic:pic>
                          <wps:wsp>
                            <wps:cNvPr id="1704105816" name="Rectangle 1704105816"/>
                            <wps:cNvSpPr/>
                            <wps:spPr>
                              <a:xfrm>
                                <a:off x="0" y="256854"/>
                                <a:ext cx="7607935" cy="132715"/>
                              </a:xfrm>
                              <a:prstGeom prst="rect">
                                <a:avLst/>
                              </a:prstGeom>
                              <a:noFill/>
                              <a:ln w="12700" cap="flat" cmpd="sng">
                                <a:solidFill>
                                  <a:srgbClr val="C00000"/>
                                </a:solidFill>
                                <a:prstDash val="solid"/>
                                <a:miter lim="800000"/>
                                <a:headEnd type="none" w="sm" len="sm"/>
                                <a:tailEnd type="none" w="sm" len="sm"/>
                              </a:ln>
                            </wps:spPr>
                            <wps:txbx>
                              <w:txbxContent>
                                <w:p w14:paraId="3FE72E50" w14:textId="77777777" w:rsidR="006F23D7" w:rsidRDefault="006F23D7">
                                  <w:pPr>
                                    <w:spacing w:line="240" w:lineRule="auto"/>
                                    <w:textDirection w:val="btLr"/>
                                  </w:pPr>
                                </w:p>
                              </w:txbxContent>
                            </wps:txbx>
                            <wps:bodyPr spcFirstLastPara="1" wrap="square" lIns="91425" tIns="91425" rIns="91425" bIns="91425" anchor="ctr" anchorCtr="0">
                              <a:noAutofit/>
                            </wps:bodyPr>
                          </wps:wsp>
                          <wps:wsp>
                            <wps:cNvPr id="1192595675" name="Rectangle 1192595675"/>
                            <wps:cNvSpPr/>
                            <wps:spPr>
                              <a:xfrm>
                                <a:off x="2465798" y="0"/>
                                <a:ext cx="1597660" cy="209550"/>
                              </a:xfrm>
                              <a:prstGeom prst="rect">
                                <a:avLst/>
                              </a:prstGeom>
                              <a:noFill/>
                              <a:ln>
                                <a:noFill/>
                              </a:ln>
                            </wps:spPr>
                            <wps:txbx>
                              <w:txbxContent>
                                <w:p w14:paraId="1FD5A456" w14:textId="77777777" w:rsidR="006F23D7" w:rsidRDefault="00000000">
                                  <w:pPr>
                                    <w:textDirection w:val="btLr"/>
                                  </w:pPr>
                                  <w:r>
                                    <w:rPr>
                                      <w:rFonts w:ascii="Arial" w:eastAsia="Arial" w:hAnsi="Arial" w:cs="Arial"/>
                                      <w:b/>
                                      <w:color w:val="C00000"/>
                                      <w:sz w:val="15"/>
                                    </w:rPr>
                                    <w:t xml:space="preserve">Significance of the moderator </w:t>
                                  </w:r>
                                </w:p>
                              </w:txbxContent>
                            </wps:txbx>
                            <wps:bodyPr spcFirstLastPara="1" wrap="square" lIns="91425" tIns="45700" rIns="91425" bIns="45700" anchor="t" anchorCtr="0">
                              <a:noAutofit/>
                            </wps:bodyPr>
                          </wps:wsp>
                          <wps:wsp>
                            <wps:cNvPr id="1640872122" name="Rectangle 1640872122"/>
                            <wps:cNvSpPr/>
                            <wps:spPr>
                              <a:xfrm>
                                <a:off x="0" y="369870"/>
                                <a:ext cx="7607935" cy="188595"/>
                              </a:xfrm>
                              <a:prstGeom prst="rect">
                                <a:avLst/>
                              </a:prstGeom>
                              <a:noFill/>
                              <a:ln w="12700" cap="flat" cmpd="sng">
                                <a:solidFill>
                                  <a:srgbClr val="5ECBF4"/>
                                </a:solidFill>
                                <a:prstDash val="solid"/>
                                <a:miter lim="800000"/>
                                <a:headEnd type="none" w="sm" len="sm"/>
                                <a:tailEnd type="none" w="sm" len="sm"/>
                              </a:ln>
                            </wps:spPr>
                            <wps:txbx>
                              <w:txbxContent>
                                <w:p w14:paraId="5B01F9C5" w14:textId="77777777" w:rsidR="006F23D7" w:rsidRDefault="006F23D7">
                                  <w:pPr>
                                    <w:spacing w:line="240" w:lineRule="auto"/>
                                    <w:textDirection w:val="btLr"/>
                                  </w:pPr>
                                </w:p>
                              </w:txbxContent>
                            </wps:txbx>
                            <wps:bodyPr spcFirstLastPara="1" wrap="square" lIns="91425" tIns="91425" rIns="91425" bIns="91425" anchor="ctr" anchorCtr="0">
                              <a:noAutofit/>
                            </wps:bodyPr>
                          </wps:wsp>
                          <wps:wsp>
                            <wps:cNvPr id="390913779" name="Rectangle 390913779"/>
                            <wps:cNvSpPr/>
                            <wps:spPr>
                              <a:xfrm>
                                <a:off x="2465798" y="513708"/>
                                <a:ext cx="2543810" cy="209550"/>
                              </a:xfrm>
                              <a:prstGeom prst="rect">
                                <a:avLst/>
                              </a:prstGeom>
                              <a:noFill/>
                              <a:ln>
                                <a:noFill/>
                              </a:ln>
                            </wps:spPr>
                            <wps:txbx>
                              <w:txbxContent>
                                <w:p w14:paraId="6C696999" w14:textId="77777777" w:rsidR="006F23D7" w:rsidRDefault="00000000">
                                  <w:pPr>
                                    <w:textDirection w:val="btLr"/>
                                  </w:pPr>
                                  <w:r>
                                    <w:rPr>
                                      <w:rFonts w:ascii="Arial" w:eastAsia="Arial" w:hAnsi="Arial" w:cs="Arial"/>
                                      <w:b/>
                                      <w:color w:val="00B0F0"/>
                                      <w:sz w:val="15"/>
                                    </w:rPr>
                                    <w:t>Significance of each category as compared to 0</w:t>
                                  </w:r>
                                </w:p>
                              </w:txbxContent>
                            </wps:txbx>
                            <wps:bodyPr spcFirstLastPara="1" wrap="square" lIns="91425" tIns="45700" rIns="91425" bIns="45700" anchor="t" anchorCtr="0">
                              <a:noAutofit/>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-825499</wp:posOffset>
                </wp:positionH>
                <wp:positionV relativeFrom="paragraph">
                  <wp:posOffset>1549400</wp:posOffset>
                </wp:positionV>
                <wp:extent cx="7607935" cy="723258"/>
                <wp:effectExtent b="0" l="0" r="0" t="0"/>
                <wp:wrapTopAndBottom distB="0" distT="0"/>
                <wp:docPr id="621307810"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7607935" cy="723258"/>
                        </a:xfrm>
                        <a:prstGeom prst="rect"/>
                        <a:ln/>
                      </pic:spPr>
                    </pic:pic>
                  </a:graphicData>
                </a:graphic>
              </wp:anchor>
            </w:drawing>
          </mc:Fallback>
        </mc:AlternateContent>
      </w:r>
    </w:p>
    <w:p w14:paraId="00000043" w14:textId="77777777" w:rsidR="006F23D7" w:rsidRDefault="006F23D7"/>
    <w:p w14:paraId="00000044" w14:textId="77777777" w:rsidR="006F23D7" w:rsidRDefault="00000000">
      <w:pPr>
        <w:ind w:firstLine="720"/>
      </w:pPr>
      <w:r>
        <w:t>Excel filtering function can help to filter out results based on different time points (i.e., column named “Time of Administration”), measurement types of intrusion frequency (i.e., “SubOutcome”), remove outlier or not (i.e., “OutlierRemove”).</w:t>
      </w:r>
    </w:p>
    <w:p w14:paraId="38780C6B" w14:textId="77777777" w:rsidR="007B68CA" w:rsidRDefault="007B68CA">
      <w:pPr>
        <w:ind w:firstLine="720"/>
      </w:pPr>
    </w:p>
    <w:p w14:paraId="358B55FE" w14:textId="77777777" w:rsidR="007B68CA" w:rsidRDefault="007B68CA" w:rsidP="007B68CA">
      <w:pPr>
        <w:pStyle w:val="Heading3"/>
      </w:pPr>
      <w:bookmarkStart w:id="41" w:name="_Toc164370485"/>
      <w:r>
        <w:t xml:space="preserve">Table 8. Moderation analysis </w:t>
      </w:r>
      <w:sdt>
        <w:sdtPr>
          <w:tag w:val="goog_rdk_29"/>
          <w:id w:val="-1457406426"/>
        </w:sdtPr>
        <w:sdtContent>
          <w:commentRangeStart w:id="42"/>
        </w:sdtContent>
      </w:sdt>
      <w:r>
        <w:t>across whole dataset</w:t>
      </w:r>
      <w:commentRangeEnd w:id="42"/>
      <w:r>
        <w:commentReference w:id="42"/>
      </w:r>
      <w:bookmarkEnd w:id="41"/>
    </w:p>
    <w:p w14:paraId="3D6EC14C" w14:textId="77777777" w:rsidR="007B68CA" w:rsidRDefault="007B68CA" w:rsidP="007B68CA">
      <w:r>
        <w:t>Moderation analysis across whole dataset, including the following moderators:</w:t>
      </w:r>
    </w:p>
    <w:p w14:paraId="5CFA5A26" w14:textId="77777777" w:rsidR="007B68CA" w:rsidRDefault="007B68CA" w:rsidP="007B68CA">
      <w:pPr>
        <w:numPr>
          <w:ilvl w:val="0"/>
          <w:numId w:val="1"/>
        </w:numPr>
        <w:pBdr>
          <w:top w:val="nil"/>
          <w:left w:val="nil"/>
          <w:bottom w:val="nil"/>
          <w:right w:val="nil"/>
          <w:between w:val="nil"/>
        </w:pBdr>
        <w:rPr>
          <w:color w:val="000000"/>
        </w:rPr>
      </w:pPr>
      <w:r>
        <w:rPr>
          <w:color w:val="000000"/>
        </w:rPr>
        <w:t>Procedure-based category</w:t>
      </w:r>
    </w:p>
    <w:p w14:paraId="0B613FF8" w14:textId="77777777" w:rsidR="007B68CA" w:rsidRDefault="007B68CA" w:rsidP="007B68CA">
      <w:pPr>
        <w:numPr>
          <w:ilvl w:val="0"/>
          <w:numId w:val="1"/>
        </w:numPr>
        <w:pBdr>
          <w:top w:val="nil"/>
          <w:left w:val="nil"/>
          <w:bottom w:val="nil"/>
          <w:right w:val="nil"/>
          <w:between w:val="nil"/>
        </w:pBdr>
        <w:rPr>
          <w:color w:val="000000"/>
        </w:rPr>
      </w:pPr>
      <w:r>
        <w:rPr>
          <w:color w:val="000000"/>
        </w:rPr>
        <w:t>Mechanism-based category</w:t>
      </w:r>
    </w:p>
    <w:p w14:paraId="2CDFD09B" w14:textId="77777777" w:rsidR="007B68CA" w:rsidRDefault="007B68CA" w:rsidP="007B68CA">
      <w:pPr>
        <w:numPr>
          <w:ilvl w:val="0"/>
          <w:numId w:val="1"/>
        </w:numPr>
        <w:pBdr>
          <w:top w:val="nil"/>
          <w:left w:val="nil"/>
          <w:bottom w:val="nil"/>
          <w:right w:val="nil"/>
          <w:between w:val="nil"/>
        </w:pBdr>
        <w:rPr>
          <w:color w:val="000000"/>
        </w:rPr>
      </w:pPr>
      <w:r>
        <w:rPr>
          <w:color w:val="000000"/>
        </w:rPr>
        <w:t>Direct vs. Indirect involvement of Trauma Content</w:t>
      </w:r>
    </w:p>
    <w:p w14:paraId="2152970A" w14:textId="77777777" w:rsidR="007B68CA" w:rsidRDefault="007B68CA" w:rsidP="007B68CA">
      <w:pPr>
        <w:numPr>
          <w:ilvl w:val="0"/>
          <w:numId w:val="1"/>
        </w:numPr>
        <w:pBdr>
          <w:top w:val="nil"/>
          <w:left w:val="nil"/>
          <w:bottom w:val="nil"/>
          <w:right w:val="nil"/>
          <w:between w:val="nil"/>
        </w:pBdr>
        <w:rPr>
          <w:color w:val="000000"/>
        </w:rPr>
      </w:pPr>
      <w:r>
        <w:rPr>
          <w:color w:val="000000"/>
        </w:rPr>
        <w:t>Task vs. Instruction of Techniques</w:t>
      </w:r>
    </w:p>
    <w:p w14:paraId="78790E1B" w14:textId="77777777" w:rsidR="007B68CA" w:rsidRDefault="007B68CA" w:rsidP="007B68CA">
      <w:pPr>
        <w:numPr>
          <w:ilvl w:val="0"/>
          <w:numId w:val="1"/>
        </w:numPr>
        <w:pBdr>
          <w:top w:val="nil"/>
          <w:left w:val="nil"/>
          <w:bottom w:val="nil"/>
          <w:right w:val="nil"/>
          <w:between w:val="nil"/>
        </w:pBdr>
        <w:rPr>
          <w:color w:val="000000"/>
        </w:rPr>
      </w:pPr>
      <w:r>
        <w:rPr>
          <w:color w:val="000000"/>
        </w:rPr>
        <w:t>TraumaStimuliType: Type of trauma stimuli (e.g., audio, film, picture etc.).</w:t>
      </w:r>
    </w:p>
    <w:p w14:paraId="571F19D8" w14:textId="77777777" w:rsidR="007B68CA" w:rsidRDefault="007B68CA" w:rsidP="007B68CA">
      <w:pPr>
        <w:numPr>
          <w:ilvl w:val="0"/>
          <w:numId w:val="1"/>
        </w:numPr>
        <w:pBdr>
          <w:top w:val="nil"/>
          <w:left w:val="nil"/>
          <w:bottom w:val="nil"/>
          <w:right w:val="nil"/>
          <w:between w:val="nil"/>
        </w:pBdr>
        <w:rPr>
          <w:color w:val="000000"/>
        </w:rPr>
      </w:pPr>
      <w:r>
        <w:rPr>
          <w:color w:val="000000"/>
        </w:rPr>
        <w:lastRenderedPageBreak/>
        <w:t>ComparisonType: the type of comparison condition (e.g., no-task, experimental task etc.).</w:t>
      </w:r>
    </w:p>
    <w:p w14:paraId="5F2F4CDB" w14:textId="77777777" w:rsidR="007B68CA" w:rsidRDefault="007B68CA" w:rsidP="007B68CA">
      <w:pPr>
        <w:numPr>
          <w:ilvl w:val="0"/>
          <w:numId w:val="1"/>
        </w:numPr>
        <w:pBdr>
          <w:top w:val="nil"/>
          <w:left w:val="nil"/>
          <w:bottom w:val="nil"/>
          <w:right w:val="nil"/>
          <w:between w:val="nil"/>
        </w:pBdr>
        <w:rPr>
          <w:color w:val="000000"/>
        </w:rPr>
      </w:pPr>
      <w:r>
        <w:rPr>
          <w:color w:val="000000"/>
        </w:rPr>
        <w:t>StudyDesign: within or between subject design.</w:t>
      </w:r>
    </w:p>
    <w:p w14:paraId="34A46226" w14:textId="77777777" w:rsidR="007B68CA" w:rsidRDefault="007B68CA" w:rsidP="007B68CA">
      <w:pPr>
        <w:numPr>
          <w:ilvl w:val="0"/>
          <w:numId w:val="1"/>
        </w:numPr>
        <w:pBdr>
          <w:top w:val="nil"/>
          <w:left w:val="nil"/>
          <w:bottom w:val="nil"/>
          <w:right w:val="nil"/>
          <w:between w:val="nil"/>
        </w:pBdr>
        <w:rPr>
          <w:color w:val="000000"/>
        </w:rPr>
      </w:pPr>
      <w:r>
        <w:rPr>
          <w:color w:val="000000"/>
        </w:rPr>
        <w:t>ModeOfMeasurement: mode of measurement (e.g., diary, lab monitoring task, self-report questionnaire).</w:t>
      </w:r>
    </w:p>
    <w:p w14:paraId="2156178F" w14:textId="77777777" w:rsidR="007B68CA" w:rsidRDefault="007B68CA" w:rsidP="007B68CA">
      <w:pPr>
        <w:numPr>
          <w:ilvl w:val="0"/>
          <w:numId w:val="1"/>
        </w:numPr>
        <w:pBdr>
          <w:top w:val="nil"/>
          <w:left w:val="nil"/>
          <w:bottom w:val="nil"/>
          <w:right w:val="nil"/>
          <w:between w:val="nil"/>
        </w:pBdr>
        <w:rPr>
          <w:color w:val="000000"/>
        </w:rPr>
      </w:pPr>
      <w:r>
        <w:rPr>
          <w:color w:val="000000"/>
        </w:rPr>
        <w:t>TimeOfManipulation: time of the technique being administered.</w:t>
      </w:r>
    </w:p>
    <w:p w14:paraId="7ED294EC" w14:textId="77777777" w:rsidR="007B68CA" w:rsidRDefault="007B68CA" w:rsidP="007B68CA">
      <w:pPr>
        <w:numPr>
          <w:ilvl w:val="0"/>
          <w:numId w:val="1"/>
        </w:numPr>
        <w:pBdr>
          <w:top w:val="nil"/>
          <w:left w:val="nil"/>
          <w:bottom w:val="nil"/>
          <w:right w:val="nil"/>
          <w:between w:val="nil"/>
        </w:pBdr>
        <w:rPr>
          <w:color w:val="000000"/>
        </w:rPr>
      </w:pPr>
      <w:r>
        <w:rPr>
          <w:color w:val="000000"/>
        </w:rPr>
        <w:t>Physio_binary: whether physiology is measured (i.e., yes or no).</w:t>
      </w:r>
    </w:p>
    <w:p w14:paraId="6FA828FA" w14:textId="77777777" w:rsidR="007B68CA" w:rsidRDefault="007B68CA" w:rsidP="007B68CA">
      <w:pPr>
        <w:numPr>
          <w:ilvl w:val="0"/>
          <w:numId w:val="1"/>
        </w:numPr>
        <w:pBdr>
          <w:top w:val="nil"/>
          <w:left w:val="nil"/>
          <w:bottom w:val="nil"/>
          <w:right w:val="nil"/>
          <w:between w:val="nil"/>
        </w:pBdr>
        <w:rPr>
          <w:color w:val="000000"/>
        </w:rPr>
      </w:pPr>
      <w:r>
        <w:rPr>
          <w:color w:val="000000"/>
        </w:rPr>
        <w:t>PublicationStatus: whether the article is published (i.e., published or unpublished).</w:t>
      </w:r>
    </w:p>
    <w:p w14:paraId="2138F9C8" w14:textId="77777777" w:rsidR="007B68CA" w:rsidRDefault="007B68CA" w:rsidP="007B68CA">
      <w:pPr>
        <w:numPr>
          <w:ilvl w:val="0"/>
          <w:numId w:val="1"/>
        </w:numPr>
        <w:pBdr>
          <w:top w:val="nil"/>
          <w:left w:val="nil"/>
          <w:bottom w:val="nil"/>
          <w:right w:val="nil"/>
          <w:between w:val="nil"/>
        </w:pBdr>
        <w:rPr>
          <w:color w:val="000000"/>
        </w:rPr>
      </w:pPr>
      <w:r>
        <w:rPr>
          <w:color w:val="000000"/>
        </w:rPr>
        <w:t>CountryofOrigin: The country where the study was conducted.</w:t>
      </w:r>
    </w:p>
    <w:p w14:paraId="21D323FB" w14:textId="77777777" w:rsidR="007B68CA" w:rsidRDefault="007B68CA" w:rsidP="007B68CA">
      <w:pPr>
        <w:numPr>
          <w:ilvl w:val="0"/>
          <w:numId w:val="1"/>
        </w:numPr>
        <w:pBdr>
          <w:top w:val="nil"/>
          <w:left w:val="nil"/>
          <w:bottom w:val="nil"/>
          <w:right w:val="nil"/>
          <w:between w:val="nil"/>
        </w:pBdr>
        <w:rPr>
          <w:color w:val="000000"/>
        </w:rPr>
      </w:pPr>
      <w:r>
        <w:rPr>
          <w:color w:val="000000"/>
        </w:rPr>
        <w:t>Continent: The continent where the study was conducted</w:t>
      </w:r>
    </w:p>
    <w:p w14:paraId="3C18221C" w14:textId="77777777" w:rsidR="007B68CA" w:rsidRDefault="007B68CA" w:rsidP="007B68CA">
      <w:pPr>
        <w:numPr>
          <w:ilvl w:val="0"/>
          <w:numId w:val="1"/>
        </w:numPr>
        <w:pBdr>
          <w:top w:val="nil"/>
          <w:left w:val="nil"/>
          <w:bottom w:val="nil"/>
          <w:right w:val="nil"/>
          <w:between w:val="nil"/>
        </w:pBdr>
        <w:rPr>
          <w:color w:val="000000"/>
        </w:rPr>
      </w:pPr>
      <w:r>
        <w:rPr>
          <w:color w:val="000000"/>
        </w:rPr>
        <w:t>MeanAge</w:t>
      </w:r>
    </w:p>
    <w:p w14:paraId="04E1626B" w14:textId="77777777" w:rsidR="007B68CA" w:rsidRDefault="007B68CA" w:rsidP="007B68CA">
      <w:pPr>
        <w:numPr>
          <w:ilvl w:val="0"/>
          <w:numId w:val="1"/>
        </w:numPr>
        <w:pBdr>
          <w:top w:val="nil"/>
          <w:left w:val="nil"/>
          <w:bottom w:val="nil"/>
          <w:right w:val="nil"/>
          <w:between w:val="nil"/>
        </w:pBdr>
        <w:rPr>
          <w:color w:val="000000"/>
        </w:rPr>
      </w:pPr>
      <w:r>
        <w:rPr>
          <w:color w:val="000000"/>
        </w:rPr>
        <w:t>FemaleRatio</w:t>
      </w:r>
    </w:p>
    <w:p w14:paraId="558958F8" w14:textId="77777777" w:rsidR="007B68CA" w:rsidRDefault="007B68CA" w:rsidP="007B68CA">
      <w:r>
        <w:t xml:space="preserve">Results include the significance of both the moderator and each category under the moderator. The former suggested whether the moderator significantly influences the effect sizes among different categories. The latter suggested the significance of each category when compared to 0 effect size. </w:t>
      </w:r>
    </w:p>
    <w:p w14:paraId="1127017B" w14:textId="77777777" w:rsidR="007B68CA" w:rsidRDefault="007B68CA" w:rsidP="007B68CA">
      <w:pPr>
        <w:ind w:firstLine="720"/>
      </w:pPr>
      <w:r>
        <w:t>Excel filtering function can help to filter out results based on different time points (i.e., column named “Time of Administration”), a-prior hypothesis (i.e., column named “Prediction”), outcomes (i.e., “Outcome”), measurement types of intrusion frequency (i.e., “SubOutcome”), remove outlier or not (i.e., “OutlierRemove”).</w:t>
      </w:r>
    </w:p>
    <w:p w14:paraId="00000045" w14:textId="77777777" w:rsidR="006F23D7" w:rsidRDefault="006F23D7">
      <w:pPr>
        <w:ind w:firstLine="720"/>
      </w:pPr>
    </w:p>
    <w:p w14:paraId="00000046" w14:textId="406E838C" w:rsidR="006F23D7" w:rsidRDefault="00000000">
      <w:pPr>
        <w:pStyle w:val="Heading3"/>
      </w:pPr>
      <w:bookmarkStart w:id="43" w:name="_Toc164370486"/>
      <w:r>
        <w:t xml:space="preserve">Table </w:t>
      </w:r>
      <w:r w:rsidR="007B68CA">
        <w:t>9</w:t>
      </w:r>
      <w:r>
        <w:t xml:space="preserve">. Moderation analysis for </w:t>
      </w:r>
      <w:sdt>
        <w:sdtPr>
          <w:tag w:val="goog_rdk_28"/>
          <w:id w:val="1175005314"/>
        </w:sdtPr>
        <w:sdtContent>
          <w:commentRangeStart w:id="44"/>
        </w:sdtContent>
      </w:sdt>
      <w:r>
        <w:t>different Procedure-based categories</w:t>
      </w:r>
      <w:commentRangeEnd w:id="44"/>
      <w:r>
        <w:commentReference w:id="44"/>
      </w:r>
      <w:bookmarkEnd w:id="43"/>
    </w:p>
    <w:p w14:paraId="00000047" w14:textId="77777777" w:rsidR="006F23D7" w:rsidRDefault="00000000">
      <w:r>
        <w:t xml:space="preserve">Data was split into different Procedure-based categories. Moderation analysis using Time of Administration as a moderator was conducted within different Procedure -based categories. The table includes the results of both the moderator and each category under the moderator. The former suggested whether the moderator significantly influences the effect sizes among different categories. The latter suggested the significance of each category when compared to 0 effect size. </w:t>
      </w:r>
    </w:p>
    <w:p w14:paraId="00000048" w14:textId="77777777" w:rsidR="006F23D7" w:rsidRDefault="00000000">
      <w:pPr>
        <w:ind w:firstLine="720"/>
      </w:pPr>
      <w:r>
        <w:t>Excel filtering function can help to filter out results based on different Procedure-based category (i.e., column named “Procedure-basedCategory”), outcomes (i.e., “Outcome”), measurement types of intrusion frequency (i.e., “SubOutcome”), remove outlier or not (i.e., “OutlierRemove”).</w:t>
      </w:r>
    </w:p>
    <w:p w14:paraId="00000049" w14:textId="77777777" w:rsidR="006F23D7" w:rsidRDefault="006F23D7">
      <w:pPr>
        <w:rPr>
          <w:b/>
        </w:rPr>
      </w:pPr>
    </w:p>
    <w:p w14:paraId="0000004A" w14:textId="45E6E2D7" w:rsidR="006F23D7" w:rsidRDefault="00000000">
      <w:pPr>
        <w:pStyle w:val="Heading3"/>
      </w:pPr>
      <w:bookmarkStart w:id="45" w:name="_Toc164370487"/>
      <w:r>
        <w:t xml:space="preserve">Table </w:t>
      </w:r>
      <w:r w:rsidR="007B68CA">
        <w:t>10</w:t>
      </w:r>
      <w:r>
        <w:t>. Moderation analysis for different Mechanism-based categories</w:t>
      </w:r>
      <w:bookmarkEnd w:id="45"/>
    </w:p>
    <w:p w14:paraId="0000004B" w14:textId="77777777" w:rsidR="006F23D7" w:rsidRDefault="00000000">
      <w:r>
        <w:t xml:space="preserve">Data was split into different Mechanism-based categories. Moderation analysis using Time of Administration as a moderator was conducted within different Mechanism-based categories. The table includes the results of both the moderator and each category under the moderator. The former suggested whether the moderator significantly influences the effect sizes among different categories. The latter suggested the significance of each category when compared to 0 effect size. </w:t>
      </w:r>
    </w:p>
    <w:p w14:paraId="0000004C" w14:textId="77777777" w:rsidR="006F23D7" w:rsidRDefault="00000000">
      <w:pPr>
        <w:ind w:firstLine="720"/>
      </w:pPr>
      <w:r>
        <w:t>Excel filtering function can help to filter out results based on different Mechanism-based category (i.e., column named “Mechanism-basedCategory”), outcomes (i.e., “Outcome”), measurement types of intrusion frequency (i.e., “SubOutcome”), remove outlier or not (i.e., “OutlierRemove”).</w:t>
      </w:r>
    </w:p>
    <w:p w14:paraId="0000004D" w14:textId="77777777" w:rsidR="006F23D7" w:rsidRDefault="006F23D7">
      <w:pPr>
        <w:rPr>
          <w:b/>
        </w:rPr>
      </w:pPr>
    </w:p>
    <w:p w14:paraId="00000061" w14:textId="77777777" w:rsidR="006F23D7" w:rsidRDefault="006F23D7">
      <w:pPr>
        <w:ind w:firstLine="720"/>
      </w:pPr>
    </w:p>
    <w:p w14:paraId="00000062" w14:textId="77777777" w:rsidR="006F23D7" w:rsidRDefault="00000000">
      <w:pPr>
        <w:pStyle w:val="Heading2"/>
        <w:rPr>
          <w:sz w:val="24"/>
          <w:szCs w:val="24"/>
        </w:rPr>
      </w:pPr>
      <w:bookmarkStart w:id="46" w:name="_Toc164370488"/>
      <w:r>
        <w:rPr>
          <w:sz w:val="24"/>
          <w:szCs w:val="24"/>
        </w:rPr>
        <w:t>Individual Technique Analysis</w:t>
      </w:r>
      <w:bookmarkEnd w:id="46"/>
    </w:p>
    <w:p w14:paraId="00000063" w14:textId="3072755F" w:rsidR="006F23D7" w:rsidRDefault="00000000">
      <w:pPr>
        <w:pStyle w:val="Heading3"/>
      </w:pPr>
      <w:bookmarkStart w:id="47" w:name="_Toc164370489"/>
      <w:r>
        <w:t>Table</w:t>
      </w:r>
      <w:r w:rsidR="00352877">
        <w:t xml:space="preserve"> </w:t>
      </w:r>
      <w:r w:rsidR="009C61DD">
        <w:t>7</w:t>
      </w:r>
      <w:r>
        <w:t>. Individual Technique Analysis</w:t>
      </w:r>
      <w:bookmarkEnd w:id="47"/>
    </w:p>
    <w:p w14:paraId="00000064" w14:textId="77777777" w:rsidR="006F23D7" w:rsidRDefault="00000000">
      <w:r>
        <w:t>Within each timepoint, three-level multilevel meta-analytical analyses were conducted on every individual technique. Excel filtering function can help to filter out results based on individual technique names (i.e., column named “Individual Technique Name”), different time points (i.e., “Time of Administration”), measurement types of intrusion frequency (i.e., “SubOutcome”), remove outlier or not (i.e., “OutlierRemove”).</w:t>
      </w:r>
    </w:p>
    <w:p w14:paraId="00000065" w14:textId="77777777" w:rsidR="006F23D7" w:rsidRDefault="006F23D7"/>
    <w:sectPr w:rsidR="006F23D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Shengzi Zeng" w:date="2024-03-24T23:54:00Z" w:initials="">
    <w:p w14:paraId="00000066" w14:textId="77777777" w:rsidR="006F23D7"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Currently all a-prior hypothesis direction are include. This table was not yet mentioned in the main text</w:t>
      </w:r>
    </w:p>
  </w:comment>
  <w:comment w:id="40" w:author="Shengzi Zeng" w:date="2024-04-12T10:32:00Z" w:initials="">
    <w:p w14:paraId="00000067" w14:textId="77777777" w:rsidR="006F23D7"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Only all direction</w:t>
      </w:r>
    </w:p>
  </w:comment>
  <w:comment w:id="42" w:author="Shengzi Zeng" w:date="2024-03-25T00:46:00Z" w:initials="">
    <w:p w14:paraId="207087EE" w14:textId="77777777" w:rsidR="007B68CA" w:rsidRDefault="007B68CA" w:rsidP="007B68CA">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Not yet mentioned in the main text.</w:t>
      </w:r>
    </w:p>
  </w:comment>
  <w:comment w:id="44" w:author="Shengzi Zeng" w:date="2024-03-25T00:46:00Z" w:initials="">
    <w:p w14:paraId="00000069" w14:textId="77777777" w:rsidR="006F23D7"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Table S6 and S7 are not mentioned in the main text. But was pre-registered.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66" w15:done="1"/>
  <w15:commentEx w15:paraId="00000067" w15:paraIdParent="00000066" w15:done="1"/>
  <w15:commentEx w15:paraId="207087EE" w15:done="1"/>
  <w15:commentEx w15:paraId="0000006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6" w16cid:durableId="4A0C281E"/>
  <w16cid:commentId w16cid:paraId="00000067" w16cid:durableId="30D68C33"/>
  <w16cid:commentId w16cid:paraId="207087EE" w16cid:durableId="22BCFF21"/>
  <w16cid:commentId w16cid:paraId="00000069" w16cid:durableId="1A065A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4D7F9D"/>
    <w:multiLevelType w:val="multilevel"/>
    <w:tmpl w:val="F12A9580"/>
    <w:lvl w:ilvl="0">
      <w:start w:val="1"/>
      <w:numFmt w:val="decimal"/>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67965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ngzi Zeng">
    <w15:presenceInfo w15:providerId="None" w15:userId="Shengzi Z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3D7"/>
    <w:rsid w:val="00202280"/>
    <w:rsid w:val="0028304B"/>
    <w:rsid w:val="00352877"/>
    <w:rsid w:val="00630AC7"/>
    <w:rsid w:val="006F23D7"/>
    <w:rsid w:val="007B68CA"/>
    <w:rsid w:val="00902441"/>
    <w:rsid w:val="009C61DD"/>
    <w:rsid w:val="00AC02CE"/>
    <w:rsid w:val="00BA2774"/>
    <w:rsid w:val="00F11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83A4CD"/>
  <w15:docId w15:val="{BAE875BE-BC5C-8546-A1D1-F3B371EA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7F8"/>
    <w:pPr>
      <w:adjustRightInd w:val="0"/>
    </w:pPr>
  </w:style>
  <w:style w:type="paragraph" w:styleId="Heading1">
    <w:name w:val="heading 1"/>
    <w:basedOn w:val="Normal"/>
    <w:next w:val="Normal"/>
    <w:link w:val="Heading1Char"/>
    <w:uiPriority w:val="9"/>
    <w:qFormat/>
    <w:rsid w:val="00EF07F8"/>
    <w:pPr>
      <w:pBdr>
        <w:top w:val="nil"/>
        <w:left w:val="nil"/>
        <w:bottom w:val="nil"/>
        <w:right w:val="nil"/>
        <w:between w:val="nil"/>
      </w:pBdr>
      <w:jc w:val="center"/>
      <w:outlineLvl w:val="0"/>
    </w:pPr>
    <w:rPr>
      <w:rFonts w:eastAsiaTheme="majorEastAsia" w:cstheme="majorBidi"/>
      <w:b/>
      <w:color w:val="000000"/>
      <w:sz w:val="28"/>
      <w:szCs w:val="28"/>
    </w:rPr>
  </w:style>
  <w:style w:type="paragraph" w:styleId="Heading2">
    <w:name w:val="heading 2"/>
    <w:basedOn w:val="Normal"/>
    <w:next w:val="Normal"/>
    <w:link w:val="Heading2Char"/>
    <w:uiPriority w:val="9"/>
    <w:unhideWhenUsed/>
    <w:qFormat/>
    <w:rsid w:val="00EF07F8"/>
    <w:pPr>
      <w:keepNext/>
      <w:keepLines/>
      <w:pBdr>
        <w:top w:val="nil"/>
        <w:left w:val="nil"/>
        <w:bottom w:val="nil"/>
        <w:right w:val="nil"/>
        <w:between w:val="nil"/>
      </w:pBdr>
      <w:jc w:val="center"/>
      <w:outlineLvl w:val="1"/>
    </w:pPr>
    <w:rPr>
      <w:rFonts w:eastAsiaTheme="majorEastAsia" w:cstheme="majorBidi"/>
      <w:b/>
      <w:color w:val="000000"/>
      <w:sz w:val="28"/>
      <w:szCs w:val="28"/>
    </w:rPr>
  </w:style>
  <w:style w:type="paragraph" w:styleId="Heading3">
    <w:name w:val="heading 3"/>
    <w:basedOn w:val="Normal"/>
    <w:next w:val="Normal"/>
    <w:link w:val="Heading3Char"/>
    <w:uiPriority w:val="9"/>
    <w:unhideWhenUsed/>
    <w:qFormat/>
    <w:rsid w:val="00EF07F8"/>
    <w:pPr>
      <w:keepNext/>
      <w:keepLines/>
      <w:pBdr>
        <w:top w:val="nil"/>
        <w:left w:val="nil"/>
        <w:bottom w:val="nil"/>
        <w:right w:val="nil"/>
        <w:between w:val="nil"/>
      </w:pBdr>
      <w:outlineLvl w:val="2"/>
    </w:pPr>
    <w:rPr>
      <w:rFonts w:eastAsiaTheme="majorEastAsia" w:cstheme="majorBidi"/>
      <w:b/>
      <w:color w:val="000000"/>
    </w:rPr>
  </w:style>
  <w:style w:type="paragraph" w:styleId="Heading4">
    <w:name w:val="heading 4"/>
    <w:basedOn w:val="Normal"/>
    <w:next w:val="Normal"/>
    <w:link w:val="Heading4Char"/>
    <w:uiPriority w:val="9"/>
    <w:semiHidden/>
    <w:unhideWhenUsed/>
    <w:qFormat/>
    <w:rsid w:val="00EF07F8"/>
    <w:pPr>
      <w:keepNext/>
      <w:keepLines/>
      <w:pBdr>
        <w:top w:val="nil"/>
        <w:left w:val="nil"/>
        <w:bottom w:val="nil"/>
        <w:right w:val="nil"/>
        <w:between w:val="nil"/>
      </w:pBdr>
      <w:outlineLvl w:val="3"/>
    </w:pPr>
    <w:rPr>
      <w:rFonts w:eastAsiaTheme="majorEastAsia" w:cstheme="majorBidi"/>
      <w:color w:val="000000"/>
    </w:rPr>
  </w:style>
  <w:style w:type="paragraph" w:styleId="Heading5">
    <w:name w:val="heading 5"/>
    <w:basedOn w:val="Normal"/>
    <w:next w:val="Normal"/>
    <w:link w:val="Heading5Char"/>
    <w:uiPriority w:val="9"/>
    <w:semiHidden/>
    <w:unhideWhenUsed/>
    <w:qFormat/>
    <w:rsid w:val="00EF07F8"/>
    <w:pPr>
      <w:keepNext/>
      <w:keepLines/>
      <w:outlineLvl w:val="4"/>
    </w:pPr>
    <w:rPr>
      <w:rFonts w:cstheme="majorBidi"/>
      <w:i/>
    </w:rPr>
  </w:style>
  <w:style w:type="paragraph" w:styleId="Heading6">
    <w:name w:val="heading 6"/>
    <w:basedOn w:val="Normal"/>
    <w:next w:val="Normal"/>
    <w:link w:val="Heading6Char"/>
    <w:uiPriority w:val="9"/>
    <w:semiHidden/>
    <w:unhideWhenUsed/>
    <w:qFormat/>
    <w:rsid w:val="00EF07F8"/>
    <w:pPr>
      <w:keepNext/>
      <w:keepLines/>
      <w:jc w:val="center"/>
      <w:outlineLvl w:val="5"/>
    </w:pPr>
    <w:rPr>
      <w:rFonts w:cstheme="majorBidi"/>
      <w:b/>
      <w:sz w:val="28"/>
      <w:szCs w:val="28"/>
    </w:rPr>
  </w:style>
  <w:style w:type="paragraph" w:styleId="Heading7">
    <w:name w:val="heading 7"/>
    <w:basedOn w:val="Normal"/>
    <w:next w:val="Normal"/>
    <w:link w:val="Heading7Char"/>
    <w:uiPriority w:val="9"/>
    <w:semiHidden/>
    <w:unhideWhenUsed/>
    <w:qFormat/>
    <w:rsid w:val="00EF07F8"/>
    <w:pPr>
      <w:keepNext/>
      <w:keepLines/>
      <w:spacing w:before="40" w:line="264" w:lineRule="auto"/>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F07F8"/>
    <w:pPr>
      <w:keepNext/>
      <w:keepLines/>
      <w:spacing w:before="40" w:line="264" w:lineRule="auto"/>
      <w:outlineLvl w:val="7"/>
    </w:pPr>
    <w:rPr>
      <w:rFonts w:asciiTheme="majorHAnsi" w:eastAsiaTheme="majorEastAsia" w:hAnsiTheme="majorHAnsi" w:cstheme="majorBidi"/>
      <w:b/>
      <w:bCs/>
      <w:color w:val="0E2841" w:themeColor="text2"/>
      <w:sz w:val="20"/>
      <w:szCs w:val="20"/>
    </w:rPr>
  </w:style>
  <w:style w:type="paragraph" w:styleId="Heading9">
    <w:name w:val="heading 9"/>
    <w:basedOn w:val="Normal"/>
    <w:next w:val="Normal"/>
    <w:link w:val="Heading9Char"/>
    <w:uiPriority w:val="9"/>
    <w:semiHidden/>
    <w:unhideWhenUsed/>
    <w:qFormat/>
    <w:rsid w:val="00EF07F8"/>
    <w:pPr>
      <w:keepNext/>
      <w:keepLines/>
      <w:spacing w:before="40" w:line="264" w:lineRule="auto"/>
      <w:outlineLvl w:val="8"/>
    </w:pPr>
    <w:rPr>
      <w:rFonts w:asciiTheme="majorHAnsi" w:eastAsiaTheme="majorEastAsia" w:hAnsiTheme="majorHAnsi" w:cstheme="majorBidi"/>
      <w:b/>
      <w:bCs/>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07F8"/>
    <w:pPr>
      <w:keepNext/>
      <w:keepLines/>
      <w:spacing w:before="480" w:after="120"/>
    </w:pPr>
    <w:rPr>
      <w:rFonts w:cstheme="majorBidi"/>
      <w:b/>
      <w:sz w:val="72"/>
      <w:szCs w:val="72"/>
    </w:rPr>
  </w:style>
  <w:style w:type="character" w:customStyle="1" w:styleId="Heading1Char">
    <w:name w:val="Heading 1 Char"/>
    <w:basedOn w:val="DefaultParagraphFont"/>
    <w:link w:val="Heading1"/>
    <w:uiPriority w:val="9"/>
    <w:rsid w:val="00EF07F8"/>
    <w:rPr>
      <w:rFonts w:eastAsiaTheme="majorEastAsia" w:cstheme="majorBidi"/>
      <w:b/>
      <w:color w:val="000000"/>
      <w:sz w:val="28"/>
      <w:szCs w:val="28"/>
    </w:rPr>
  </w:style>
  <w:style w:type="character" w:customStyle="1" w:styleId="Heading2Char">
    <w:name w:val="Heading 2 Char"/>
    <w:basedOn w:val="DefaultParagraphFont"/>
    <w:link w:val="Heading2"/>
    <w:uiPriority w:val="9"/>
    <w:rsid w:val="00EF07F8"/>
    <w:rPr>
      <w:rFonts w:eastAsiaTheme="majorEastAsia" w:cstheme="majorBidi"/>
      <w:b/>
      <w:color w:val="000000"/>
      <w:sz w:val="28"/>
      <w:szCs w:val="28"/>
    </w:rPr>
  </w:style>
  <w:style w:type="character" w:customStyle="1" w:styleId="Heading3Char">
    <w:name w:val="Heading 3 Char"/>
    <w:basedOn w:val="DefaultParagraphFont"/>
    <w:link w:val="Heading3"/>
    <w:uiPriority w:val="9"/>
    <w:rsid w:val="00EF07F8"/>
    <w:rPr>
      <w:rFonts w:eastAsiaTheme="majorEastAsia" w:cstheme="majorBidi"/>
      <w:b/>
      <w:color w:val="000000"/>
    </w:rPr>
  </w:style>
  <w:style w:type="character" w:customStyle="1" w:styleId="Heading4Char">
    <w:name w:val="Heading 4 Char"/>
    <w:basedOn w:val="DefaultParagraphFont"/>
    <w:link w:val="Heading4"/>
    <w:uiPriority w:val="9"/>
    <w:semiHidden/>
    <w:rsid w:val="00EF07F8"/>
    <w:rPr>
      <w:rFonts w:eastAsiaTheme="majorEastAsia" w:cstheme="majorBidi"/>
      <w:color w:val="000000"/>
    </w:rPr>
  </w:style>
  <w:style w:type="character" w:customStyle="1" w:styleId="Heading5Char">
    <w:name w:val="Heading 5 Char"/>
    <w:basedOn w:val="DefaultParagraphFont"/>
    <w:link w:val="Heading5"/>
    <w:uiPriority w:val="9"/>
    <w:semiHidden/>
    <w:rsid w:val="00EF07F8"/>
    <w:rPr>
      <w:rFonts w:cstheme="majorBidi"/>
      <w:i/>
    </w:rPr>
  </w:style>
  <w:style w:type="character" w:customStyle="1" w:styleId="Heading6Char">
    <w:name w:val="Heading 6 Char"/>
    <w:basedOn w:val="DefaultParagraphFont"/>
    <w:link w:val="Heading6"/>
    <w:uiPriority w:val="9"/>
    <w:semiHidden/>
    <w:rsid w:val="00EF07F8"/>
    <w:rPr>
      <w:rFonts w:cstheme="majorBidi"/>
      <w:b/>
      <w:sz w:val="28"/>
      <w:szCs w:val="28"/>
    </w:rPr>
  </w:style>
  <w:style w:type="character" w:customStyle="1" w:styleId="Heading7Char">
    <w:name w:val="Heading 7 Char"/>
    <w:basedOn w:val="DefaultParagraphFont"/>
    <w:link w:val="Heading7"/>
    <w:uiPriority w:val="9"/>
    <w:semiHidden/>
    <w:rsid w:val="00EF07F8"/>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F07F8"/>
    <w:rPr>
      <w:rFonts w:asciiTheme="majorHAnsi" w:eastAsiaTheme="majorEastAsia" w:hAnsiTheme="majorHAnsi" w:cstheme="majorBidi"/>
      <w:b/>
      <w:bCs/>
      <w:color w:val="0E2841" w:themeColor="text2"/>
      <w:sz w:val="20"/>
      <w:szCs w:val="20"/>
    </w:rPr>
  </w:style>
  <w:style w:type="character" w:customStyle="1" w:styleId="Heading9Char">
    <w:name w:val="Heading 9 Char"/>
    <w:basedOn w:val="DefaultParagraphFont"/>
    <w:link w:val="Heading9"/>
    <w:uiPriority w:val="9"/>
    <w:semiHidden/>
    <w:rsid w:val="00EF07F8"/>
    <w:rPr>
      <w:rFonts w:asciiTheme="majorHAnsi" w:eastAsiaTheme="majorEastAsia" w:hAnsiTheme="majorHAnsi" w:cstheme="majorBidi"/>
      <w:b/>
      <w:bCs/>
      <w:i/>
      <w:iCs/>
      <w:color w:val="0E2841" w:themeColor="text2"/>
      <w:sz w:val="20"/>
      <w:szCs w:val="20"/>
    </w:rPr>
  </w:style>
  <w:style w:type="character" w:customStyle="1" w:styleId="TitleChar">
    <w:name w:val="Title Char"/>
    <w:basedOn w:val="DefaultParagraphFont"/>
    <w:link w:val="Title"/>
    <w:uiPriority w:val="10"/>
    <w:rsid w:val="00EF07F8"/>
    <w:rPr>
      <w:rFonts w:cstheme="majorBidi"/>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F07F8"/>
    <w:rPr>
      <w:rFonts w:ascii="Georgia" w:eastAsia="Georgia" w:hAnsi="Georgia" w:cs="Georgia"/>
      <w:i/>
      <w:color w:val="666666"/>
      <w:sz w:val="48"/>
      <w:szCs w:val="48"/>
    </w:rPr>
  </w:style>
  <w:style w:type="paragraph" w:styleId="Quote">
    <w:name w:val="Quote"/>
    <w:basedOn w:val="Normal"/>
    <w:next w:val="Normal"/>
    <w:link w:val="QuoteChar"/>
    <w:uiPriority w:val="29"/>
    <w:qFormat/>
    <w:rsid w:val="00EF07F8"/>
    <w:pPr>
      <w:spacing w:before="160" w:after="120" w:line="264" w:lineRule="auto"/>
      <w:ind w:left="720" w:right="720"/>
    </w:pPr>
    <w:rPr>
      <w:rFonts w:asciiTheme="minorHAnsi" w:hAnsiTheme="minorHAnsi" w:cstheme="minorBidi"/>
      <w:i/>
      <w:iCs/>
      <w:color w:val="404040" w:themeColor="text1" w:themeTint="BF"/>
      <w:sz w:val="20"/>
      <w:szCs w:val="20"/>
    </w:rPr>
  </w:style>
  <w:style w:type="character" w:customStyle="1" w:styleId="QuoteChar">
    <w:name w:val="Quote Char"/>
    <w:basedOn w:val="DefaultParagraphFont"/>
    <w:link w:val="Quote"/>
    <w:uiPriority w:val="29"/>
    <w:rsid w:val="00EF07F8"/>
    <w:rPr>
      <w:rFonts w:asciiTheme="minorHAnsi" w:hAnsiTheme="minorHAnsi" w:cstheme="minorBidi"/>
      <w:i/>
      <w:iCs/>
      <w:color w:val="404040" w:themeColor="text1" w:themeTint="BF"/>
      <w:sz w:val="20"/>
      <w:szCs w:val="20"/>
    </w:rPr>
  </w:style>
  <w:style w:type="paragraph" w:styleId="ListParagraph">
    <w:name w:val="List Paragraph"/>
    <w:basedOn w:val="Normal"/>
    <w:uiPriority w:val="34"/>
    <w:qFormat/>
    <w:rsid w:val="00EF07F8"/>
    <w:pPr>
      <w:spacing w:line="240" w:lineRule="auto"/>
      <w:ind w:left="720"/>
      <w:contextualSpacing/>
    </w:pPr>
    <w:rPr>
      <w:rFonts w:asciiTheme="minorHAnsi" w:hAnsiTheme="minorHAnsi" w:cstheme="minorBidi"/>
    </w:rPr>
  </w:style>
  <w:style w:type="character" w:styleId="IntenseEmphasis">
    <w:name w:val="Intense Emphasis"/>
    <w:basedOn w:val="DefaultParagraphFont"/>
    <w:uiPriority w:val="21"/>
    <w:qFormat/>
    <w:rsid w:val="00EF07F8"/>
    <w:rPr>
      <w:b/>
      <w:bCs/>
      <w:i/>
      <w:iCs/>
    </w:rPr>
  </w:style>
  <w:style w:type="paragraph" w:styleId="IntenseQuote">
    <w:name w:val="Intense Quote"/>
    <w:basedOn w:val="Normal"/>
    <w:next w:val="Normal"/>
    <w:link w:val="IntenseQuoteChar"/>
    <w:uiPriority w:val="30"/>
    <w:qFormat/>
    <w:rsid w:val="00EF07F8"/>
    <w:pPr>
      <w:pBdr>
        <w:left w:val="single" w:sz="18" w:space="12" w:color="156082" w:themeColor="accent1"/>
      </w:pBdr>
      <w:spacing w:before="100" w:beforeAutospacing="1" w:after="120"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F07F8"/>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EF07F8"/>
    <w:rPr>
      <w:b/>
      <w:bCs/>
      <w:smallCaps/>
      <w:spacing w:val="5"/>
      <w:u w:val="single"/>
    </w:rPr>
  </w:style>
  <w:style w:type="character" w:styleId="CommentReference">
    <w:name w:val="annotation reference"/>
    <w:basedOn w:val="DefaultParagraphFont"/>
    <w:uiPriority w:val="99"/>
    <w:semiHidden/>
    <w:unhideWhenUsed/>
    <w:rsid w:val="006573CE"/>
    <w:rPr>
      <w:sz w:val="16"/>
      <w:szCs w:val="16"/>
    </w:rPr>
  </w:style>
  <w:style w:type="paragraph" w:customStyle="1" w:styleId="ThesisHeading1">
    <w:name w:val="Thesis_Heading1"/>
    <w:qFormat/>
    <w:rsid w:val="00EF07F8"/>
    <w:rPr>
      <w:rFonts w:eastAsiaTheme="majorEastAsia" w:cstheme="majorBidi"/>
      <w:b/>
      <w:color w:val="000000" w:themeColor="text1"/>
      <w:sz w:val="32"/>
      <w:szCs w:val="32"/>
    </w:rPr>
  </w:style>
  <w:style w:type="paragraph" w:customStyle="1" w:styleId="FirstParagraph">
    <w:name w:val="First Paragraph"/>
    <w:basedOn w:val="BodyText"/>
    <w:next w:val="BodyText"/>
    <w:link w:val="FirstParagraphChar"/>
    <w:qFormat/>
    <w:rsid w:val="00EF07F8"/>
    <w:pPr>
      <w:spacing w:before="180" w:after="240"/>
      <w:ind w:firstLine="680"/>
    </w:pPr>
    <w:rPr>
      <w:rFonts w:cstheme="minorBidi"/>
      <w:lang w:eastAsia="en-US"/>
    </w:rPr>
  </w:style>
  <w:style w:type="character" w:customStyle="1" w:styleId="FirstParagraphChar">
    <w:name w:val="First Paragraph Char"/>
    <w:basedOn w:val="BodyTextChar"/>
    <w:link w:val="FirstParagraph"/>
    <w:rsid w:val="00EF07F8"/>
    <w:rPr>
      <w:rFonts w:eastAsia="SimSun" w:cstheme="minorBidi"/>
      <w:lang w:eastAsia="en-US"/>
    </w:rPr>
  </w:style>
  <w:style w:type="paragraph" w:styleId="BodyText">
    <w:name w:val="Body Text"/>
    <w:basedOn w:val="Normal"/>
    <w:link w:val="BodyTextChar"/>
    <w:uiPriority w:val="99"/>
    <w:semiHidden/>
    <w:unhideWhenUsed/>
    <w:rsid w:val="00EF07F8"/>
    <w:pPr>
      <w:spacing w:after="120"/>
    </w:pPr>
  </w:style>
  <w:style w:type="character" w:customStyle="1" w:styleId="BodyTextChar">
    <w:name w:val="Body Text Char"/>
    <w:basedOn w:val="DefaultParagraphFont"/>
    <w:link w:val="BodyText"/>
    <w:uiPriority w:val="99"/>
    <w:semiHidden/>
    <w:rsid w:val="00EF07F8"/>
  </w:style>
  <w:style w:type="paragraph" w:customStyle="1" w:styleId="Figurecaption">
    <w:name w:val="Figure caption"/>
    <w:basedOn w:val="Caption"/>
    <w:next w:val="Normal"/>
    <w:qFormat/>
    <w:rsid w:val="00EF07F8"/>
    <w:pPr>
      <w:spacing w:after="0"/>
    </w:pPr>
    <w:rPr>
      <w:rFonts w:ascii="Times New Roman" w:hAnsi="Times New Roman" w:cs="Times New Roman (Body CS)"/>
      <w:b w:val="0"/>
      <w:bCs w:val="0"/>
      <w:smallCaps w:val="0"/>
      <w:color w:val="000000" w:themeColor="text1"/>
      <w:sz w:val="24"/>
    </w:rPr>
  </w:style>
  <w:style w:type="paragraph" w:styleId="Caption">
    <w:name w:val="caption"/>
    <w:basedOn w:val="Normal"/>
    <w:next w:val="Normal"/>
    <w:uiPriority w:val="35"/>
    <w:semiHidden/>
    <w:unhideWhenUsed/>
    <w:qFormat/>
    <w:rsid w:val="00EF07F8"/>
    <w:pPr>
      <w:spacing w:after="120" w:line="240" w:lineRule="auto"/>
    </w:pPr>
    <w:rPr>
      <w:rFonts w:asciiTheme="minorHAnsi" w:hAnsiTheme="minorHAnsi" w:cstheme="minorBidi"/>
      <w:b/>
      <w:bCs/>
      <w:smallCaps/>
      <w:color w:val="595959" w:themeColor="text1" w:themeTint="A6"/>
      <w:spacing w:val="6"/>
      <w:sz w:val="20"/>
      <w:szCs w:val="20"/>
    </w:rPr>
  </w:style>
  <w:style w:type="paragraph" w:customStyle="1" w:styleId="ThesisHeading2">
    <w:name w:val="Thesis_Heading2"/>
    <w:basedOn w:val="Heading2"/>
    <w:qFormat/>
    <w:rsid w:val="00EF07F8"/>
    <w:pPr>
      <w:pBdr>
        <w:top w:val="none" w:sz="0" w:space="0" w:color="auto"/>
        <w:left w:val="none" w:sz="0" w:space="0" w:color="auto"/>
        <w:bottom w:val="none" w:sz="0" w:space="0" w:color="auto"/>
        <w:right w:val="none" w:sz="0" w:space="0" w:color="auto"/>
        <w:between w:val="none" w:sz="0" w:space="0" w:color="auto"/>
      </w:pBdr>
      <w:adjustRightInd/>
      <w:spacing w:before="40"/>
      <w:jc w:val="left"/>
    </w:pPr>
    <w:rPr>
      <w:i/>
      <w:color w:val="000000" w:themeColor="text1"/>
      <w:sz w:val="26"/>
      <w:szCs w:val="26"/>
    </w:rPr>
  </w:style>
  <w:style w:type="paragraph" w:customStyle="1" w:styleId="Heading6adjusted">
    <w:name w:val="Heading 6_adjusted"/>
    <w:basedOn w:val="Heading5"/>
    <w:qFormat/>
    <w:rsid w:val="00EF07F8"/>
    <w:rPr>
      <w:rFonts w:cs="Times New Roman"/>
    </w:rPr>
  </w:style>
  <w:style w:type="paragraph" w:customStyle="1" w:styleId="FigureNote">
    <w:name w:val="FigureNote"/>
    <w:basedOn w:val="Normal"/>
    <w:qFormat/>
    <w:rsid w:val="00EF07F8"/>
    <w:rPr>
      <w:bCs/>
    </w:rPr>
  </w:style>
  <w:style w:type="paragraph" w:customStyle="1" w:styleId="Tablecaption">
    <w:name w:val="Table caption"/>
    <w:basedOn w:val="Figurecaption"/>
    <w:qFormat/>
    <w:rsid w:val="00EF07F8"/>
  </w:style>
  <w:style w:type="paragraph" w:customStyle="1" w:styleId="Compact">
    <w:name w:val="Compact"/>
    <w:basedOn w:val="BodyText"/>
    <w:qFormat/>
    <w:rsid w:val="00EF07F8"/>
    <w:pPr>
      <w:adjustRightInd/>
      <w:spacing w:before="36" w:after="36" w:line="240" w:lineRule="auto"/>
    </w:pPr>
    <w:rPr>
      <w:rFonts w:asciiTheme="minorHAnsi" w:hAnsiTheme="minorHAnsi" w:cstheme="minorBidi"/>
      <w:lang w:eastAsia="en-US"/>
    </w:rPr>
  </w:style>
  <w:style w:type="character" w:styleId="Strong">
    <w:name w:val="Strong"/>
    <w:basedOn w:val="DefaultParagraphFont"/>
    <w:uiPriority w:val="22"/>
    <w:qFormat/>
    <w:rsid w:val="00EF07F8"/>
    <w:rPr>
      <w:b/>
      <w:bCs/>
    </w:rPr>
  </w:style>
  <w:style w:type="character" w:styleId="Emphasis">
    <w:name w:val="Emphasis"/>
    <w:basedOn w:val="DefaultParagraphFont"/>
    <w:uiPriority w:val="20"/>
    <w:qFormat/>
    <w:rsid w:val="00EF07F8"/>
    <w:rPr>
      <w:i/>
      <w:iCs/>
    </w:rPr>
  </w:style>
  <w:style w:type="paragraph" w:styleId="NoSpacing">
    <w:name w:val="No Spacing"/>
    <w:uiPriority w:val="1"/>
    <w:qFormat/>
    <w:rsid w:val="00EF07F8"/>
    <w:pPr>
      <w:spacing w:line="240" w:lineRule="auto"/>
    </w:pPr>
    <w:rPr>
      <w:rFonts w:asciiTheme="minorHAnsi" w:hAnsiTheme="minorHAnsi" w:cstheme="minorBidi"/>
      <w:sz w:val="20"/>
      <w:szCs w:val="20"/>
    </w:rPr>
  </w:style>
  <w:style w:type="character" w:styleId="SubtleEmphasis">
    <w:name w:val="Subtle Emphasis"/>
    <w:basedOn w:val="DefaultParagraphFont"/>
    <w:uiPriority w:val="19"/>
    <w:qFormat/>
    <w:rsid w:val="00EF07F8"/>
    <w:rPr>
      <w:i/>
      <w:iCs/>
      <w:color w:val="404040" w:themeColor="text1" w:themeTint="BF"/>
    </w:rPr>
  </w:style>
  <w:style w:type="character" w:styleId="SubtleReference">
    <w:name w:val="Subtle Reference"/>
    <w:basedOn w:val="DefaultParagraphFont"/>
    <w:uiPriority w:val="31"/>
    <w:qFormat/>
    <w:rsid w:val="00EF07F8"/>
    <w:rPr>
      <w:smallCaps/>
      <w:color w:val="404040" w:themeColor="text1" w:themeTint="BF"/>
      <w:u w:val="single" w:color="7F7F7F" w:themeColor="text1" w:themeTint="80"/>
    </w:rPr>
  </w:style>
  <w:style w:type="character" w:styleId="BookTitle">
    <w:name w:val="Book Title"/>
    <w:basedOn w:val="DefaultParagraphFont"/>
    <w:uiPriority w:val="33"/>
    <w:qFormat/>
    <w:rsid w:val="00EF07F8"/>
    <w:rPr>
      <w:b/>
      <w:bCs/>
      <w:smallCaps/>
    </w:rPr>
  </w:style>
  <w:style w:type="paragraph" w:styleId="TOCHeading">
    <w:name w:val="TOC Heading"/>
    <w:basedOn w:val="Heading1"/>
    <w:next w:val="Normal"/>
    <w:uiPriority w:val="39"/>
    <w:unhideWhenUsed/>
    <w:qFormat/>
    <w:rsid w:val="00EF07F8"/>
    <w:pPr>
      <w:keepNext/>
      <w:keepLines/>
      <w:pBdr>
        <w:top w:val="none" w:sz="0" w:space="0" w:color="auto"/>
        <w:left w:val="none" w:sz="0" w:space="0" w:color="auto"/>
        <w:bottom w:val="none" w:sz="0" w:space="0" w:color="auto"/>
        <w:right w:val="none" w:sz="0" w:space="0" w:color="auto"/>
        <w:between w:val="none" w:sz="0" w:space="0" w:color="auto"/>
      </w:pBdr>
      <w:spacing w:before="320" w:line="240" w:lineRule="auto"/>
      <w:jc w:val="left"/>
      <w:outlineLvl w:val="9"/>
    </w:pPr>
    <w:rPr>
      <w:rFonts w:asciiTheme="majorHAnsi" w:hAnsiTheme="majorHAnsi"/>
      <w:b w:val="0"/>
      <w:color w:val="0F4761" w:themeColor="accent1" w:themeShade="BF"/>
      <w:sz w:val="32"/>
      <w:szCs w:val="32"/>
    </w:rPr>
  </w:style>
  <w:style w:type="paragraph" w:styleId="TOC2">
    <w:name w:val="toc 2"/>
    <w:basedOn w:val="Normal"/>
    <w:next w:val="Normal"/>
    <w:autoRedefine/>
    <w:uiPriority w:val="39"/>
    <w:unhideWhenUsed/>
    <w:rsid w:val="00D46BB9"/>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46BB9"/>
    <w:pPr>
      <w:ind w:left="480"/>
    </w:pPr>
    <w:rPr>
      <w:rFonts w:asciiTheme="minorHAnsi" w:hAnsiTheme="minorHAnsi"/>
      <w:sz w:val="20"/>
      <w:szCs w:val="20"/>
    </w:rPr>
  </w:style>
  <w:style w:type="character" w:styleId="Hyperlink">
    <w:name w:val="Hyperlink"/>
    <w:basedOn w:val="DefaultParagraphFont"/>
    <w:uiPriority w:val="99"/>
    <w:unhideWhenUsed/>
    <w:rsid w:val="00D46BB9"/>
    <w:rPr>
      <w:color w:val="467886" w:themeColor="hyperlink"/>
      <w:u w:val="single"/>
    </w:rPr>
  </w:style>
  <w:style w:type="paragraph" w:styleId="TOC1">
    <w:name w:val="toc 1"/>
    <w:basedOn w:val="Normal"/>
    <w:next w:val="Normal"/>
    <w:autoRedefine/>
    <w:uiPriority w:val="39"/>
    <w:unhideWhenUsed/>
    <w:rsid w:val="00DD418F"/>
    <w:pPr>
      <w:tabs>
        <w:tab w:val="right" w:leader="dot" w:pos="9350"/>
      </w:tabs>
      <w:spacing w:before="120"/>
    </w:pPr>
    <w:rPr>
      <w:rFonts w:asciiTheme="minorHAnsi" w:hAnsiTheme="minorHAnsi"/>
      <w:b/>
      <w:bCs/>
      <w:i/>
      <w:iCs/>
    </w:rPr>
  </w:style>
  <w:style w:type="paragraph" w:styleId="TOC4">
    <w:name w:val="toc 4"/>
    <w:basedOn w:val="Normal"/>
    <w:next w:val="Normal"/>
    <w:autoRedefine/>
    <w:uiPriority w:val="39"/>
    <w:semiHidden/>
    <w:unhideWhenUsed/>
    <w:rsid w:val="00D46BB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46BB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46BB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46BB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46BB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46BB9"/>
    <w:pPr>
      <w:ind w:left="1920"/>
    </w:pPr>
    <w:rPr>
      <w:rFonts w:asciiTheme="minorHAnsi" w:hAnsiTheme="minorHAnsi"/>
      <w:sz w:val="20"/>
      <w:szCs w:val="20"/>
    </w:rPr>
  </w:style>
  <w:style w:type="table" w:styleId="TableGrid">
    <w:name w:val="Table Grid"/>
    <w:basedOn w:val="TableNormal"/>
    <w:uiPriority w:val="39"/>
    <w:rsid w:val="00072C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84010A"/>
    <w:rPr>
      <w:b/>
      <w:bCs/>
    </w:rPr>
  </w:style>
  <w:style w:type="character" w:customStyle="1" w:styleId="CommentSubjectChar">
    <w:name w:val="Comment Subject Char"/>
    <w:basedOn w:val="CommentTextChar"/>
    <w:link w:val="CommentSubject"/>
    <w:uiPriority w:val="99"/>
    <w:semiHidden/>
    <w:rsid w:val="0084010A"/>
    <w:rPr>
      <w:b/>
      <w:bCs/>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Oln7STYJH9S37E13qK8FRbg==">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1339</Words>
  <Characters>7637</Characters>
  <Application>Microsoft Office Word</Application>
  <DocSecurity>0</DocSecurity>
  <Lines>63</Lines>
  <Paragraphs>17</Paragraphs>
  <ScaleCrop>false</ScaleCrop>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Shengzi Zeng</dc:creator>
  <cp:lastModifiedBy>Shengzi Zeng</cp:lastModifiedBy>
  <cp:revision>11</cp:revision>
  <dcterms:created xsi:type="dcterms:W3CDTF">2024-04-12T01:57:00Z</dcterms:created>
  <dcterms:modified xsi:type="dcterms:W3CDTF">2024-04-19T02:09:00Z</dcterms:modified>
</cp:coreProperties>
</file>